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C0855" w14:textId="77777777" w:rsidR="006F51D4" w:rsidRDefault="006777C8">
      <w:pPr>
        <w:pStyle w:val="BodyText"/>
        <w:ind w:left="741" w:firstLine="0"/>
        <w:rPr>
          <w:rFonts w:ascii="Times New Roman"/>
          <w:sz w:val="20"/>
        </w:rPr>
      </w:pPr>
      <w:r>
        <w:rPr>
          <w:rFonts w:ascii="Times New Roman"/>
          <w:noProof/>
          <w:sz w:val="20"/>
        </w:rPr>
        <w:drawing>
          <wp:inline distT="0" distB="0" distL="0" distR="0" wp14:anchorId="128C08BF" wp14:editId="128C08C0">
            <wp:extent cx="5238730" cy="3248025"/>
            <wp:effectExtent l="0" t="0" r="0" b="0"/>
            <wp:docPr id="1" name="Image 1" descr="C:\Users\JudyM.AGL\AppData\Local\Microsoft\Windows\Temporary Internet Files\Content.Outlook\1D07FEU9\AllianceFarmersProduceLogoSimplified (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JudyM.AGL\AppData\Local\Microsoft\Windows\Temporary Internet Files\Content.Outlook\1D07FEU9\AllianceFarmersProduceLogoSimplified (2).jpg"/>
                    <pic:cNvPicPr/>
                  </pic:nvPicPr>
                  <pic:blipFill>
                    <a:blip r:embed="rId8" cstate="print"/>
                    <a:stretch>
                      <a:fillRect/>
                    </a:stretch>
                  </pic:blipFill>
                  <pic:spPr>
                    <a:xfrm>
                      <a:off x="0" y="0"/>
                      <a:ext cx="5238730" cy="3248025"/>
                    </a:xfrm>
                    <a:prstGeom prst="rect">
                      <a:avLst/>
                    </a:prstGeom>
                  </pic:spPr>
                </pic:pic>
              </a:graphicData>
            </a:graphic>
          </wp:inline>
        </w:drawing>
      </w:r>
    </w:p>
    <w:p w14:paraId="128C0856" w14:textId="77777777" w:rsidR="006F51D4" w:rsidRDefault="006F51D4">
      <w:pPr>
        <w:pStyle w:val="BodyText"/>
        <w:spacing w:before="1"/>
        <w:ind w:left="0" w:firstLine="0"/>
        <w:rPr>
          <w:rFonts w:ascii="Times New Roman"/>
          <w:sz w:val="3"/>
        </w:rPr>
      </w:pPr>
    </w:p>
    <w:p w14:paraId="128C0857" w14:textId="77777777" w:rsidR="006F51D4" w:rsidRDefault="006777C8">
      <w:pPr>
        <w:pStyle w:val="BodyText"/>
        <w:spacing w:line="20" w:lineRule="exact"/>
        <w:ind w:left="136" w:firstLine="0"/>
        <w:rPr>
          <w:rFonts w:ascii="Times New Roman"/>
          <w:sz w:val="2"/>
        </w:rPr>
      </w:pPr>
      <w:r>
        <w:rPr>
          <w:rFonts w:ascii="Times New Roman"/>
          <w:noProof/>
          <w:sz w:val="2"/>
        </w:rPr>
        <mc:AlternateContent>
          <mc:Choice Requires="wpg">
            <w:drawing>
              <wp:inline distT="0" distB="0" distL="0" distR="0" wp14:anchorId="128C08C1" wp14:editId="128C08C2">
                <wp:extent cx="5769610" cy="1270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12700"/>
                          <a:chOff x="0" y="0"/>
                          <a:chExt cx="5769610" cy="12700"/>
                        </a:xfrm>
                      </wpg:grpSpPr>
                      <wps:wsp>
                        <wps:cNvPr id="3" name="Graphic 3"/>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A46646"/>
                          </a:solidFill>
                        </wps:spPr>
                        <wps:bodyPr wrap="square" lIns="0" tIns="0" rIns="0" bIns="0" rtlCol="0">
                          <a:prstTxWarp prst="textNoShape">
                            <a:avLst/>
                          </a:prstTxWarp>
                          <a:noAutofit/>
                        </wps:bodyPr>
                      </wps:wsp>
                    </wpg:wgp>
                  </a:graphicData>
                </a:graphic>
              </wp:inline>
            </w:drawing>
          </mc:Choice>
          <mc:Fallback>
            <w:pict>
              <v:group w14:anchorId="6A19D712" id="Group 2" o:spid="_x0000_s1026" style="width:454.3pt;height:1pt;mso-position-horizontal-relative:char;mso-position-vertical-relative:line" coordsize="5769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">
                <v:shape id="Graphic 3" o:spid="_x0000_s1027" style="position:absolute;width:57696;height:127;visibility:visible;mso-wrap-style:square;v-text-anchor:top" coordsize="576961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" path="m5769229,l,,,12192r5769229,l5769229,xe" fillcolor="#a46646" stroked="f">
                  <v:path arrowok="t"/>
                </v:shape>
                <w10:anchorlock/>
              </v:group>
            </w:pict>
          </mc:Fallback>
        </mc:AlternateContent>
      </w:r>
    </w:p>
    <w:p w14:paraId="128C0858" w14:textId="77777777" w:rsidR="006F51D4" w:rsidRDefault="006F51D4">
      <w:pPr>
        <w:pStyle w:val="BodyText"/>
        <w:spacing w:before="193"/>
        <w:ind w:left="0" w:firstLine="0"/>
        <w:rPr>
          <w:rFonts w:ascii="Times New Roman"/>
          <w:sz w:val="56"/>
        </w:rPr>
      </w:pPr>
    </w:p>
    <w:p w14:paraId="128C0859" w14:textId="77777777" w:rsidR="006F51D4" w:rsidRDefault="006777C8">
      <w:pPr>
        <w:pStyle w:val="Title"/>
      </w:pPr>
      <w:r>
        <w:t>DRUGS</w:t>
      </w:r>
      <w:r>
        <w:rPr>
          <w:spacing w:val="9"/>
        </w:rPr>
        <w:t xml:space="preserve"> </w:t>
      </w:r>
      <w:r>
        <w:t>AND</w:t>
      </w:r>
      <w:r>
        <w:rPr>
          <w:spacing w:val="7"/>
        </w:rPr>
        <w:t xml:space="preserve"> </w:t>
      </w:r>
      <w:r>
        <w:rPr>
          <w:spacing w:val="-2"/>
        </w:rPr>
        <w:t>ALCOHOL</w:t>
      </w:r>
    </w:p>
    <w:p w14:paraId="128C085A" w14:textId="77777777" w:rsidR="006F51D4" w:rsidRDefault="006777C8">
      <w:pPr>
        <w:pStyle w:val="BodyText"/>
        <w:spacing w:before="7"/>
        <w:ind w:left="0" w:firstLine="0"/>
        <w:rPr>
          <w:b/>
          <w:sz w:val="4"/>
        </w:rPr>
      </w:pPr>
      <w:r>
        <w:rPr>
          <w:b/>
          <w:noProof/>
          <w:sz w:val="4"/>
        </w:rPr>
        <mc:AlternateContent>
          <mc:Choice Requires="wps">
            <w:drawing>
              <wp:anchor distT="0" distB="0" distL="0" distR="0" simplePos="0" relativeHeight="251658240" behindDoc="1" locked="0" layoutInCell="1" allowOverlap="1" wp14:anchorId="128C08C3" wp14:editId="128C08C4">
                <wp:simplePos x="0" y="0"/>
                <wp:positionH relativeFrom="page">
                  <wp:posOffset>896416</wp:posOffset>
                </wp:positionH>
                <wp:positionV relativeFrom="paragraph">
                  <wp:posOffset>51030</wp:posOffset>
                </wp:positionV>
                <wp:extent cx="576961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2"/>
                              </a:lnTo>
                              <a:lnTo>
                                <a:pt x="5769229" y="12192"/>
                              </a:lnTo>
                              <a:lnTo>
                                <a:pt x="5769229" y="0"/>
                              </a:lnTo>
                              <a:close/>
                            </a:path>
                          </a:pathLst>
                        </a:custGeom>
                        <a:solidFill>
                          <a:srgbClr val="A46646"/>
                        </a:solidFill>
                      </wps:spPr>
                      <wps:bodyPr wrap="square" lIns="0" tIns="0" rIns="0" bIns="0" rtlCol="0">
                        <a:prstTxWarp prst="textNoShape">
                          <a:avLst/>
                        </a:prstTxWarp>
                        <a:noAutofit/>
                      </wps:bodyPr>
                    </wps:wsp>
                  </a:graphicData>
                </a:graphic>
              </wp:anchor>
            </w:drawing>
          </mc:Choice>
          <mc:Fallback>
            <w:pict>
              <v:shape w14:anchorId="6F240DE5" id="Graphic 4" o:spid="_x0000_s1026" style="position:absolute;margin-left:70.6pt;margin-top:4pt;width:454.3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" path="m5769229,l,,,12192r5769229,l5769229,xe" fillcolor="#a46646" stroked="f">
                <v:path arrowok="t"/>
                <w10:wrap type="topAndBottom" anchorx="page"/>
              </v:shape>
            </w:pict>
          </mc:Fallback>
        </mc:AlternateContent>
      </w:r>
    </w:p>
    <w:p w14:paraId="128C085B" w14:textId="77777777" w:rsidR="006F51D4" w:rsidRDefault="006777C8">
      <w:pPr>
        <w:spacing w:before="299"/>
        <w:ind w:right="423"/>
        <w:jc w:val="center"/>
        <w:rPr>
          <w:sz w:val="56"/>
        </w:rPr>
      </w:pPr>
      <w:r>
        <w:rPr>
          <w:sz w:val="56"/>
        </w:rPr>
        <w:t>Group</w:t>
      </w:r>
      <w:r>
        <w:rPr>
          <w:spacing w:val="-20"/>
          <w:sz w:val="56"/>
        </w:rPr>
        <w:t xml:space="preserve"> </w:t>
      </w:r>
      <w:r>
        <w:rPr>
          <w:spacing w:val="-2"/>
          <w:sz w:val="56"/>
        </w:rPr>
        <w:t>Policy</w:t>
      </w:r>
    </w:p>
    <w:p w14:paraId="128C085C" w14:textId="77777777" w:rsidR="006F51D4" w:rsidRDefault="006F51D4">
      <w:pPr>
        <w:jc w:val="center"/>
        <w:rPr>
          <w:sz w:val="56"/>
        </w:rPr>
        <w:sectPr w:rsidR="006F51D4">
          <w:footerReference w:type="default" r:id="rId9"/>
          <w:type w:val="continuous"/>
          <w:pgSz w:w="11910" w:h="16840"/>
          <w:pgMar w:top="1420" w:right="850" w:bottom="280" w:left="1275" w:header="720" w:footer="720" w:gutter="0"/>
          <w:pgBorders w:offsetFrom="page">
            <w:top w:val="single" w:sz="4" w:space="24" w:color="A46646"/>
            <w:left w:val="single" w:sz="4" w:space="24" w:color="A46646"/>
            <w:bottom w:val="single" w:sz="4" w:space="24" w:color="A46646"/>
            <w:right w:val="single" w:sz="4" w:space="24" w:color="A46646"/>
          </w:pgBorders>
          <w:cols w:space="720"/>
        </w:sectPr>
      </w:pPr>
    </w:p>
    <w:p w14:paraId="128C085D" w14:textId="77777777" w:rsidR="006F51D4" w:rsidRDefault="006777C8">
      <w:pPr>
        <w:pStyle w:val="Heading2"/>
      </w:pPr>
      <w:r>
        <w:rPr>
          <w:spacing w:val="-2"/>
        </w:rPr>
        <w:lastRenderedPageBreak/>
        <w:t>Contents</w:t>
      </w:r>
    </w:p>
    <w:sdt>
      <w:sdtPr>
        <w:id w:val="1060109401"/>
        <w:docPartObj>
          <w:docPartGallery w:val="Table of Contents"/>
          <w:docPartUnique/>
        </w:docPartObj>
      </w:sdtPr>
      <w:sdtContent>
        <w:commentRangeStart w:id="0" w:displacedByCustomXml="prev"/>
        <w:p w14:paraId="4BA03AAD" w14:textId="176694D7" w:rsidR="00C12F56" w:rsidRDefault="593D6F47">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r>
            <w:fldChar w:fldCharType="begin"/>
          </w:r>
          <w:r w:rsidR="006777C8">
            <w:instrText>TOC \o "1-1" \z \u \h</w:instrText>
          </w:r>
          <w:r>
            <w:fldChar w:fldCharType="separate"/>
          </w:r>
          <w:hyperlink w:anchor="_Toc210056088" w:history="1">
            <w:r w:rsidR="00C12F56" w:rsidRPr="006317ED">
              <w:rPr>
                <w:rStyle w:val="Hyperlink"/>
                <w:noProof/>
                <w:w w:val="99"/>
              </w:rPr>
              <w:t>1</w:t>
            </w:r>
            <w:r w:rsidR="00C12F56">
              <w:rPr>
                <w:rFonts w:asciiTheme="minorHAnsi" w:eastAsiaTheme="minorEastAsia" w:hAnsiTheme="minorHAnsi" w:cstheme="minorBidi"/>
                <w:noProof/>
                <w:kern w:val="2"/>
                <w:sz w:val="24"/>
                <w:szCs w:val="24"/>
                <w:lang w:val="en-NZ" w:eastAsia="en-NZ"/>
                <w14:ligatures w14:val="standardContextual"/>
              </w:rPr>
              <w:tab/>
            </w:r>
            <w:r w:rsidR="00C12F56" w:rsidRPr="006317ED">
              <w:rPr>
                <w:rStyle w:val="Hyperlink"/>
                <w:noProof/>
              </w:rPr>
              <w:t>BACKGROUND</w:t>
            </w:r>
            <w:r w:rsidR="00C12F56" w:rsidRPr="006317ED">
              <w:rPr>
                <w:rStyle w:val="Hyperlink"/>
                <w:noProof/>
                <w:spacing w:val="-12"/>
              </w:rPr>
              <w:t xml:space="preserve"> </w:t>
            </w:r>
            <w:r w:rsidR="00C12F56" w:rsidRPr="006317ED">
              <w:rPr>
                <w:rStyle w:val="Hyperlink"/>
                <w:noProof/>
              </w:rPr>
              <w:t>AND</w:t>
            </w:r>
            <w:r w:rsidR="00C12F56" w:rsidRPr="006317ED">
              <w:rPr>
                <w:rStyle w:val="Hyperlink"/>
                <w:noProof/>
                <w:spacing w:val="-13"/>
              </w:rPr>
              <w:t xml:space="preserve"> </w:t>
            </w:r>
            <w:r w:rsidR="00C12F56" w:rsidRPr="006317ED">
              <w:rPr>
                <w:rStyle w:val="Hyperlink"/>
                <w:noProof/>
                <w:spacing w:val="-2"/>
              </w:rPr>
              <w:t>PURPOSE</w:t>
            </w:r>
            <w:r w:rsidR="00C12F56">
              <w:rPr>
                <w:noProof/>
                <w:webHidden/>
              </w:rPr>
              <w:tab/>
            </w:r>
            <w:r w:rsidR="00C12F56">
              <w:rPr>
                <w:noProof/>
                <w:webHidden/>
              </w:rPr>
              <w:fldChar w:fldCharType="begin"/>
            </w:r>
            <w:r w:rsidR="00C12F56">
              <w:rPr>
                <w:noProof/>
                <w:webHidden/>
              </w:rPr>
              <w:instrText xml:space="preserve"> PAGEREF _Toc210056088 \h </w:instrText>
            </w:r>
            <w:r w:rsidR="00C12F56">
              <w:rPr>
                <w:noProof/>
                <w:webHidden/>
              </w:rPr>
            </w:r>
            <w:r w:rsidR="00C12F56">
              <w:rPr>
                <w:noProof/>
                <w:webHidden/>
              </w:rPr>
              <w:fldChar w:fldCharType="separate"/>
            </w:r>
            <w:r w:rsidR="00C12F56">
              <w:rPr>
                <w:noProof/>
                <w:webHidden/>
              </w:rPr>
              <w:t>3</w:t>
            </w:r>
            <w:r w:rsidR="00C12F56">
              <w:rPr>
                <w:noProof/>
                <w:webHidden/>
              </w:rPr>
              <w:fldChar w:fldCharType="end"/>
            </w:r>
          </w:hyperlink>
        </w:p>
        <w:p w14:paraId="5CF7DEAE" w14:textId="2D1BEDAE"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089" w:history="1">
            <w:r w:rsidRPr="006317ED">
              <w:rPr>
                <w:rStyle w:val="Hyperlink"/>
                <w:noProof/>
                <w:w w:val="99"/>
              </w:rPr>
              <w:t>2</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spacing w:val="-2"/>
              </w:rPr>
              <w:t>SCOPE</w:t>
            </w:r>
            <w:r>
              <w:rPr>
                <w:noProof/>
                <w:webHidden/>
              </w:rPr>
              <w:tab/>
            </w:r>
            <w:r>
              <w:rPr>
                <w:noProof/>
                <w:webHidden/>
              </w:rPr>
              <w:fldChar w:fldCharType="begin"/>
            </w:r>
            <w:r>
              <w:rPr>
                <w:noProof/>
                <w:webHidden/>
              </w:rPr>
              <w:instrText xml:space="preserve"> PAGEREF _Toc210056089 \h </w:instrText>
            </w:r>
            <w:r>
              <w:rPr>
                <w:noProof/>
                <w:webHidden/>
              </w:rPr>
            </w:r>
            <w:r>
              <w:rPr>
                <w:noProof/>
                <w:webHidden/>
              </w:rPr>
              <w:fldChar w:fldCharType="separate"/>
            </w:r>
            <w:r>
              <w:rPr>
                <w:noProof/>
                <w:webHidden/>
              </w:rPr>
              <w:t>3</w:t>
            </w:r>
            <w:r>
              <w:rPr>
                <w:noProof/>
                <w:webHidden/>
              </w:rPr>
              <w:fldChar w:fldCharType="end"/>
            </w:r>
          </w:hyperlink>
        </w:p>
        <w:p w14:paraId="2C269F44" w14:textId="19D702F3"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090" w:history="1">
            <w:r w:rsidRPr="006317ED">
              <w:rPr>
                <w:rStyle w:val="Hyperlink"/>
                <w:noProof/>
                <w:w w:val="99"/>
              </w:rPr>
              <w:t>3</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DRUG</w:t>
            </w:r>
            <w:r w:rsidRPr="006317ED">
              <w:rPr>
                <w:rStyle w:val="Hyperlink"/>
                <w:noProof/>
                <w:spacing w:val="-13"/>
              </w:rPr>
              <w:t xml:space="preserve"> </w:t>
            </w:r>
            <w:r w:rsidRPr="006317ED">
              <w:rPr>
                <w:rStyle w:val="Hyperlink"/>
                <w:noProof/>
              </w:rPr>
              <w:t>AND</w:t>
            </w:r>
            <w:r w:rsidRPr="006317ED">
              <w:rPr>
                <w:rStyle w:val="Hyperlink"/>
                <w:noProof/>
                <w:spacing w:val="-10"/>
              </w:rPr>
              <w:t xml:space="preserve"> </w:t>
            </w:r>
            <w:r w:rsidRPr="006317ED">
              <w:rPr>
                <w:rStyle w:val="Hyperlink"/>
                <w:noProof/>
              </w:rPr>
              <w:t>ALCOHOL</w:t>
            </w:r>
            <w:r w:rsidRPr="006317ED">
              <w:rPr>
                <w:rStyle w:val="Hyperlink"/>
                <w:noProof/>
                <w:spacing w:val="-11"/>
              </w:rPr>
              <w:t xml:space="preserve"> </w:t>
            </w:r>
            <w:r w:rsidRPr="006317ED">
              <w:rPr>
                <w:rStyle w:val="Hyperlink"/>
                <w:noProof/>
              </w:rPr>
              <w:t>TESTING</w:t>
            </w:r>
            <w:r w:rsidRPr="006317ED">
              <w:rPr>
                <w:rStyle w:val="Hyperlink"/>
                <w:noProof/>
                <w:spacing w:val="-10"/>
              </w:rPr>
              <w:t xml:space="preserve"> </w:t>
            </w:r>
            <w:r w:rsidRPr="006317ED">
              <w:rPr>
                <w:rStyle w:val="Hyperlink"/>
                <w:noProof/>
              </w:rPr>
              <w:t>AND</w:t>
            </w:r>
            <w:r w:rsidRPr="006317ED">
              <w:rPr>
                <w:rStyle w:val="Hyperlink"/>
                <w:noProof/>
                <w:spacing w:val="-8"/>
              </w:rPr>
              <w:t xml:space="preserve"> </w:t>
            </w:r>
            <w:r w:rsidRPr="006317ED">
              <w:rPr>
                <w:rStyle w:val="Hyperlink"/>
                <w:noProof/>
                <w:spacing w:val="-2"/>
              </w:rPr>
              <w:t>SEARCH</w:t>
            </w:r>
            <w:r>
              <w:rPr>
                <w:noProof/>
                <w:webHidden/>
              </w:rPr>
              <w:tab/>
            </w:r>
            <w:r>
              <w:rPr>
                <w:noProof/>
                <w:webHidden/>
              </w:rPr>
              <w:fldChar w:fldCharType="begin"/>
            </w:r>
            <w:r>
              <w:rPr>
                <w:noProof/>
                <w:webHidden/>
              </w:rPr>
              <w:instrText xml:space="preserve"> PAGEREF _Toc210056090 \h </w:instrText>
            </w:r>
            <w:r>
              <w:rPr>
                <w:noProof/>
                <w:webHidden/>
              </w:rPr>
            </w:r>
            <w:r>
              <w:rPr>
                <w:noProof/>
                <w:webHidden/>
              </w:rPr>
              <w:fldChar w:fldCharType="separate"/>
            </w:r>
            <w:r>
              <w:rPr>
                <w:noProof/>
                <w:webHidden/>
              </w:rPr>
              <w:t>3</w:t>
            </w:r>
            <w:r>
              <w:rPr>
                <w:noProof/>
                <w:webHidden/>
              </w:rPr>
              <w:fldChar w:fldCharType="end"/>
            </w:r>
          </w:hyperlink>
        </w:p>
        <w:p w14:paraId="60B8B650" w14:textId="4ED867E6"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091" w:history="1">
            <w:r w:rsidRPr="006317ED">
              <w:rPr>
                <w:rStyle w:val="Hyperlink"/>
                <w:noProof/>
                <w:w w:val="99"/>
              </w:rPr>
              <w:t>4</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TESTING</w:t>
            </w:r>
            <w:r w:rsidRPr="006317ED">
              <w:rPr>
                <w:rStyle w:val="Hyperlink"/>
                <w:noProof/>
                <w:spacing w:val="-17"/>
              </w:rPr>
              <w:t xml:space="preserve"> </w:t>
            </w:r>
            <w:r w:rsidRPr="006317ED">
              <w:rPr>
                <w:rStyle w:val="Hyperlink"/>
                <w:noProof/>
                <w:spacing w:val="-2"/>
              </w:rPr>
              <w:t>OUTCOMES</w:t>
            </w:r>
            <w:r>
              <w:rPr>
                <w:noProof/>
                <w:webHidden/>
              </w:rPr>
              <w:tab/>
            </w:r>
            <w:r>
              <w:rPr>
                <w:noProof/>
                <w:webHidden/>
              </w:rPr>
              <w:fldChar w:fldCharType="begin"/>
            </w:r>
            <w:r>
              <w:rPr>
                <w:noProof/>
                <w:webHidden/>
              </w:rPr>
              <w:instrText xml:space="preserve"> PAGEREF _Toc210056091 \h </w:instrText>
            </w:r>
            <w:r>
              <w:rPr>
                <w:noProof/>
                <w:webHidden/>
              </w:rPr>
            </w:r>
            <w:r>
              <w:rPr>
                <w:noProof/>
                <w:webHidden/>
              </w:rPr>
              <w:fldChar w:fldCharType="separate"/>
            </w:r>
            <w:r>
              <w:rPr>
                <w:noProof/>
                <w:webHidden/>
              </w:rPr>
              <w:t>4</w:t>
            </w:r>
            <w:r>
              <w:rPr>
                <w:noProof/>
                <w:webHidden/>
              </w:rPr>
              <w:fldChar w:fldCharType="end"/>
            </w:r>
          </w:hyperlink>
        </w:p>
        <w:p w14:paraId="29370743" w14:textId="0879A705"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092" w:history="1">
            <w:r w:rsidRPr="006317ED">
              <w:rPr>
                <w:rStyle w:val="Hyperlink"/>
                <w:noProof/>
                <w:w w:val="99"/>
              </w:rPr>
              <w:t>5</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spacing w:val="-2"/>
              </w:rPr>
              <w:t>BREACH OF DRUG AND ALCOHOL POLICY</w:t>
            </w:r>
            <w:r>
              <w:rPr>
                <w:noProof/>
                <w:webHidden/>
              </w:rPr>
              <w:tab/>
            </w:r>
            <w:r>
              <w:rPr>
                <w:noProof/>
                <w:webHidden/>
              </w:rPr>
              <w:fldChar w:fldCharType="begin"/>
            </w:r>
            <w:r>
              <w:rPr>
                <w:noProof/>
                <w:webHidden/>
              </w:rPr>
              <w:instrText xml:space="preserve"> PAGEREF _Toc210056092 \h </w:instrText>
            </w:r>
            <w:r>
              <w:rPr>
                <w:noProof/>
                <w:webHidden/>
              </w:rPr>
            </w:r>
            <w:r>
              <w:rPr>
                <w:noProof/>
                <w:webHidden/>
              </w:rPr>
              <w:fldChar w:fldCharType="separate"/>
            </w:r>
            <w:r>
              <w:rPr>
                <w:noProof/>
                <w:webHidden/>
              </w:rPr>
              <w:t>4</w:t>
            </w:r>
            <w:r>
              <w:rPr>
                <w:noProof/>
                <w:webHidden/>
              </w:rPr>
              <w:fldChar w:fldCharType="end"/>
            </w:r>
          </w:hyperlink>
        </w:p>
        <w:p w14:paraId="3F1E53E8" w14:textId="7E7A3950"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093" w:history="1">
            <w:r w:rsidRPr="006317ED">
              <w:rPr>
                <w:rStyle w:val="Hyperlink"/>
                <w:noProof/>
                <w:w w:val="99"/>
              </w:rPr>
              <w:t>6</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USE,</w:t>
            </w:r>
            <w:r w:rsidRPr="006317ED">
              <w:rPr>
                <w:rStyle w:val="Hyperlink"/>
                <w:noProof/>
                <w:spacing w:val="-6"/>
              </w:rPr>
              <w:t xml:space="preserve"> </w:t>
            </w:r>
            <w:r w:rsidRPr="006317ED">
              <w:rPr>
                <w:rStyle w:val="Hyperlink"/>
                <w:noProof/>
              </w:rPr>
              <w:t>POSSESSION,</w:t>
            </w:r>
            <w:r w:rsidRPr="006317ED">
              <w:rPr>
                <w:rStyle w:val="Hyperlink"/>
                <w:noProof/>
                <w:spacing w:val="-4"/>
              </w:rPr>
              <w:t xml:space="preserve"> </w:t>
            </w:r>
            <w:r w:rsidRPr="006317ED">
              <w:rPr>
                <w:rStyle w:val="Hyperlink"/>
                <w:noProof/>
              </w:rPr>
              <w:t>SALE,</w:t>
            </w:r>
            <w:r w:rsidRPr="006317ED">
              <w:rPr>
                <w:rStyle w:val="Hyperlink"/>
                <w:noProof/>
                <w:spacing w:val="-7"/>
              </w:rPr>
              <w:t xml:space="preserve"> </w:t>
            </w:r>
            <w:r w:rsidRPr="006317ED">
              <w:rPr>
                <w:rStyle w:val="Hyperlink"/>
                <w:noProof/>
              </w:rPr>
              <w:t>OR</w:t>
            </w:r>
            <w:r w:rsidRPr="006317ED">
              <w:rPr>
                <w:rStyle w:val="Hyperlink"/>
                <w:noProof/>
                <w:spacing w:val="-6"/>
              </w:rPr>
              <w:t xml:space="preserve"> </w:t>
            </w:r>
            <w:r w:rsidRPr="006317ED">
              <w:rPr>
                <w:rStyle w:val="Hyperlink"/>
                <w:noProof/>
              </w:rPr>
              <w:t>TRANSFER</w:t>
            </w:r>
            <w:r w:rsidRPr="006317ED">
              <w:rPr>
                <w:rStyle w:val="Hyperlink"/>
                <w:noProof/>
                <w:spacing w:val="-6"/>
              </w:rPr>
              <w:t xml:space="preserve"> </w:t>
            </w:r>
            <w:r w:rsidRPr="006317ED">
              <w:rPr>
                <w:rStyle w:val="Hyperlink"/>
                <w:noProof/>
              </w:rPr>
              <w:t>OF</w:t>
            </w:r>
            <w:r w:rsidRPr="006317ED">
              <w:rPr>
                <w:rStyle w:val="Hyperlink"/>
                <w:noProof/>
                <w:spacing w:val="-6"/>
              </w:rPr>
              <w:t xml:space="preserve"> </w:t>
            </w:r>
            <w:r w:rsidRPr="006317ED">
              <w:rPr>
                <w:rStyle w:val="Hyperlink"/>
                <w:noProof/>
              </w:rPr>
              <w:t>DRUGS</w:t>
            </w:r>
            <w:r w:rsidRPr="006317ED">
              <w:rPr>
                <w:rStyle w:val="Hyperlink"/>
                <w:noProof/>
                <w:spacing w:val="-6"/>
              </w:rPr>
              <w:t xml:space="preserve"> </w:t>
            </w:r>
            <w:r w:rsidRPr="006317ED">
              <w:rPr>
                <w:rStyle w:val="Hyperlink"/>
                <w:noProof/>
              </w:rPr>
              <w:t>OR</w:t>
            </w:r>
            <w:r w:rsidRPr="006317ED">
              <w:rPr>
                <w:rStyle w:val="Hyperlink"/>
                <w:noProof/>
                <w:spacing w:val="-3"/>
              </w:rPr>
              <w:t xml:space="preserve"> </w:t>
            </w:r>
            <w:r w:rsidRPr="006317ED">
              <w:rPr>
                <w:rStyle w:val="Hyperlink"/>
                <w:noProof/>
              </w:rPr>
              <w:t>ALCOHOL ON ALLIANCE GROUP PREMISES</w:t>
            </w:r>
            <w:r>
              <w:rPr>
                <w:noProof/>
                <w:webHidden/>
              </w:rPr>
              <w:tab/>
            </w:r>
            <w:r>
              <w:rPr>
                <w:noProof/>
                <w:webHidden/>
              </w:rPr>
              <w:fldChar w:fldCharType="begin"/>
            </w:r>
            <w:r>
              <w:rPr>
                <w:noProof/>
                <w:webHidden/>
              </w:rPr>
              <w:instrText xml:space="preserve"> PAGEREF _Toc210056093 \h </w:instrText>
            </w:r>
            <w:r>
              <w:rPr>
                <w:noProof/>
                <w:webHidden/>
              </w:rPr>
            </w:r>
            <w:r>
              <w:rPr>
                <w:noProof/>
                <w:webHidden/>
              </w:rPr>
              <w:fldChar w:fldCharType="separate"/>
            </w:r>
            <w:r>
              <w:rPr>
                <w:noProof/>
                <w:webHidden/>
              </w:rPr>
              <w:t>5</w:t>
            </w:r>
            <w:r>
              <w:rPr>
                <w:noProof/>
                <w:webHidden/>
              </w:rPr>
              <w:fldChar w:fldCharType="end"/>
            </w:r>
          </w:hyperlink>
        </w:p>
        <w:p w14:paraId="0985B876" w14:textId="37B3C43F"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094" w:history="1">
            <w:r w:rsidRPr="006317ED">
              <w:rPr>
                <w:rStyle w:val="Hyperlink"/>
                <w:noProof/>
                <w:w w:val="99"/>
              </w:rPr>
              <w:t>7</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COMPANY</w:t>
            </w:r>
            <w:r w:rsidRPr="006317ED">
              <w:rPr>
                <w:rStyle w:val="Hyperlink"/>
                <w:noProof/>
                <w:spacing w:val="-12"/>
              </w:rPr>
              <w:t xml:space="preserve"> </w:t>
            </w:r>
            <w:r w:rsidRPr="006317ED">
              <w:rPr>
                <w:rStyle w:val="Hyperlink"/>
                <w:noProof/>
              </w:rPr>
              <w:t>FUNCTIONS</w:t>
            </w:r>
            <w:r w:rsidRPr="006317ED">
              <w:rPr>
                <w:rStyle w:val="Hyperlink"/>
                <w:noProof/>
                <w:spacing w:val="-14"/>
              </w:rPr>
              <w:t xml:space="preserve"> </w:t>
            </w:r>
            <w:r w:rsidRPr="006317ED">
              <w:rPr>
                <w:rStyle w:val="Hyperlink"/>
                <w:noProof/>
              </w:rPr>
              <w:t>AND</w:t>
            </w:r>
            <w:r w:rsidRPr="006317ED">
              <w:rPr>
                <w:rStyle w:val="Hyperlink"/>
                <w:noProof/>
                <w:spacing w:val="-13"/>
              </w:rPr>
              <w:t xml:space="preserve"> </w:t>
            </w:r>
            <w:r w:rsidRPr="006317ED">
              <w:rPr>
                <w:rStyle w:val="Hyperlink"/>
                <w:noProof/>
                <w:spacing w:val="-2"/>
              </w:rPr>
              <w:t>EVENTS</w:t>
            </w:r>
            <w:r>
              <w:rPr>
                <w:noProof/>
                <w:webHidden/>
              </w:rPr>
              <w:tab/>
            </w:r>
            <w:r>
              <w:rPr>
                <w:noProof/>
                <w:webHidden/>
              </w:rPr>
              <w:fldChar w:fldCharType="begin"/>
            </w:r>
            <w:r>
              <w:rPr>
                <w:noProof/>
                <w:webHidden/>
              </w:rPr>
              <w:instrText xml:space="preserve"> PAGEREF _Toc210056094 \h </w:instrText>
            </w:r>
            <w:r>
              <w:rPr>
                <w:noProof/>
                <w:webHidden/>
              </w:rPr>
            </w:r>
            <w:r>
              <w:rPr>
                <w:noProof/>
                <w:webHidden/>
              </w:rPr>
              <w:fldChar w:fldCharType="separate"/>
            </w:r>
            <w:r>
              <w:rPr>
                <w:noProof/>
                <w:webHidden/>
              </w:rPr>
              <w:t>5</w:t>
            </w:r>
            <w:r>
              <w:rPr>
                <w:noProof/>
                <w:webHidden/>
              </w:rPr>
              <w:fldChar w:fldCharType="end"/>
            </w:r>
          </w:hyperlink>
        </w:p>
        <w:p w14:paraId="6A023DCA" w14:textId="70B79B82"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095" w:history="1">
            <w:r w:rsidRPr="006317ED">
              <w:rPr>
                <w:rStyle w:val="Hyperlink"/>
                <w:noProof/>
                <w:w w:val="99"/>
              </w:rPr>
              <w:t>9</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SELF</w:t>
            </w:r>
            <w:r w:rsidRPr="006317ED">
              <w:rPr>
                <w:rStyle w:val="Hyperlink"/>
                <w:noProof/>
                <w:spacing w:val="-7"/>
              </w:rPr>
              <w:t xml:space="preserve"> </w:t>
            </w:r>
            <w:r w:rsidRPr="006317ED">
              <w:rPr>
                <w:rStyle w:val="Hyperlink"/>
                <w:noProof/>
                <w:spacing w:val="-2"/>
              </w:rPr>
              <w:t>REFERRAL</w:t>
            </w:r>
            <w:r>
              <w:rPr>
                <w:noProof/>
                <w:webHidden/>
              </w:rPr>
              <w:tab/>
            </w:r>
            <w:r>
              <w:rPr>
                <w:noProof/>
                <w:webHidden/>
              </w:rPr>
              <w:fldChar w:fldCharType="begin"/>
            </w:r>
            <w:r>
              <w:rPr>
                <w:noProof/>
                <w:webHidden/>
              </w:rPr>
              <w:instrText xml:space="preserve"> PAGEREF _Toc210056095 \h </w:instrText>
            </w:r>
            <w:r>
              <w:rPr>
                <w:noProof/>
                <w:webHidden/>
              </w:rPr>
            </w:r>
            <w:r>
              <w:rPr>
                <w:noProof/>
                <w:webHidden/>
              </w:rPr>
              <w:fldChar w:fldCharType="separate"/>
            </w:r>
            <w:r>
              <w:rPr>
                <w:noProof/>
                <w:webHidden/>
              </w:rPr>
              <w:t>6</w:t>
            </w:r>
            <w:r>
              <w:rPr>
                <w:noProof/>
                <w:webHidden/>
              </w:rPr>
              <w:fldChar w:fldCharType="end"/>
            </w:r>
          </w:hyperlink>
        </w:p>
        <w:p w14:paraId="73094DB0" w14:textId="7814AE8A"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096" w:history="1">
            <w:r w:rsidRPr="006317ED">
              <w:rPr>
                <w:rStyle w:val="Hyperlink"/>
                <w:noProof/>
                <w:w w:val="99"/>
              </w:rPr>
              <w:t>10</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spacing w:val="-2"/>
              </w:rPr>
              <w:t>REPORTING</w:t>
            </w:r>
            <w:r>
              <w:rPr>
                <w:noProof/>
                <w:webHidden/>
              </w:rPr>
              <w:tab/>
            </w:r>
            <w:r>
              <w:rPr>
                <w:noProof/>
                <w:webHidden/>
              </w:rPr>
              <w:fldChar w:fldCharType="begin"/>
            </w:r>
            <w:r>
              <w:rPr>
                <w:noProof/>
                <w:webHidden/>
              </w:rPr>
              <w:instrText xml:space="preserve"> PAGEREF _Toc210056096 \h </w:instrText>
            </w:r>
            <w:r>
              <w:rPr>
                <w:noProof/>
                <w:webHidden/>
              </w:rPr>
            </w:r>
            <w:r>
              <w:rPr>
                <w:noProof/>
                <w:webHidden/>
              </w:rPr>
              <w:fldChar w:fldCharType="separate"/>
            </w:r>
            <w:r>
              <w:rPr>
                <w:noProof/>
                <w:webHidden/>
              </w:rPr>
              <w:t>6</w:t>
            </w:r>
            <w:r>
              <w:rPr>
                <w:noProof/>
                <w:webHidden/>
              </w:rPr>
              <w:fldChar w:fldCharType="end"/>
            </w:r>
          </w:hyperlink>
        </w:p>
        <w:p w14:paraId="46F65AF0" w14:textId="52EB3F70"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097" w:history="1">
            <w:r w:rsidRPr="006317ED">
              <w:rPr>
                <w:rStyle w:val="Hyperlink"/>
                <w:noProof/>
              </w:rPr>
              <w:t>14</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REFUSAL TO UNDERGO TESTING</w:t>
            </w:r>
            <w:r>
              <w:rPr>
                <w:noProof/>
                <w:webHidden/>
              </w:rPr>
              <w:tab/>
            </w:r>
            <w:r>
              <w:rPr>
                <w:noProof/>
                <w:webHidden/>
              </w:rPr>
              <w:fldChar w:fldCharType="begin"/>
            </w:r>
            <w:r>
              <w:rPr>
                <w:noProof/>
                <w:webHidden/>
              </w:rPr>
              <w:instrText xml:space="preserve"> PAGEREF _Toc210056097 \h </w:instrText>
            </w:r>
            <w:r>
              <w:rPr>
                <w:noProof/>
                <w:webHidden/>
              </w:rPr>
            </w:r>
            <w:r>
              <w:rPr>
                <w:noProof/>
                <w:webHidden/>
              </w:rPr>
              <w:fldChar w:fldCharType="separate"/>
            </w:r>
            <w:r>
              <w:rPr>
                <w:noProof/>
                <w:webHidden/>
              </w:rPr>
              <w:t>9</w:t>
            </w:r>
            <w:r>
              <w:rPr>
                <w:noProof/>
                <w:webHidden/>
              </w:rPr>
              <w:fldChar w:fldCharType="end"/>
            </w:r>
          </w:hyperlink>
        </w:p>
        <w:p w14:paraId="740B88B8" w14:textId="23C981FC"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098" w:history="1">
            <w:r w:rsidRPr="006317ED">
              <w:rPr>
                <w:rStyle w:val="Hyperlink"/>
                <w:noProof/>
              </w:rPr>
              <w:t>15</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ATTEMPT TO FALSIFY TESTS</w:t>
            </w:r>
            <w:r>
              <w:rPr>
                <w:noProof/>
                <w:webHidden/>
              </w:rPr>
              <w:tab/>
            </w:r>
            <w:r>
              <w:rPr>
                <w:noProof/>
                <w:webHidden/>
              </w:rPr>
              <w:fldChar w:fldCharType="begin"/>
            </w:r>
            <w:r>
              <w:rPr>
                <w:noProof/>
                <w:webHidden/>
              </w:rPr>
              <w:instrText xml:space="preserve"> PAGEREF _Toc210056098 \h </w:instrText>
            </w:r>
            <w:r>
              <w:rPr>
                <w:noProof/>
                <w:webHidden/>
              </w:rPr>
            </w:r>
            <w:r>
              <w:rPr>
                <w:noProof/>
                <w:webHidden/>
              </w:rPr>
              <w:fldChar w:fldCharType="separate"/>
            </w:r>
            <w:r>
              <w:rPr>
                <w:noProof/>
                <w:webHidden/>
              </w:rPr>
              <w:t>9</w:t>
            </w:r>
            <w:r>
              <w:rPr>
                <w:noProof/>
                <w:webHidden/>
              </w:rPr>
              <w:fldChar w:fldCharType="end"/>
            </w:r>
          </w:hyperlink>
        </w:p>
        <w:p w14:paraId="7988EB62" w14:textId="1990F88C"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099" w:history="1">
            <w:r w:rsidRPr="006317ED">
              <w:rPr>
                <w:rStyle w:val="Hyperlink"/>
                <w:noProof/>
              </w:rPr>
              <w:t>18</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REHABILITATION</w:t>
            </w:r>
            <w:r>
              <w:rPr>
                <w:noProof/>
                <w:webHidden/>
              </w:rPr>
              <w:tab/>
            </w:r>
            <w:r>
              <w:rPr>
                <w:noProof/>
                <w:webHidden/>
              </w:rPr>
              <w:fldChar w:fldCharType="begin"/>
            </w:r>
            <w:r>
              <w:rPr>
                <w:noProof/>
                <w:webHidden/>
              </w:rPr>
              <w:instrText xml:space="preserve"> PAGEREF _Toc210056099 \h </w:instrText>
            </w:r>
            <w:r>
              <w:rPr>
                <w:noProof/>
                <w:webHidden/>
              </w:rPr>
            </w:r>
            <w:r>
              <w:rPr>
                <w:noProof/>
                <w:webHidden/>
              </w:rPr>
              <w:fldChar w:fldCharType="separate"/>
            </w:r>
            <w:r>
              <w:rPr>
                <w:noProof/>
                <w:webHidden/>
              </w:rPr>
              <w:t>10</w:t>
            </w:r>
            <w:r>
              <w:rPr>
                <w:noProof/>
                <w:webHidden/>
              </w:rPr>
              <w:fldChar w:fldCharType="end"/>
            </w:r>
          </w:hyperlink>
        </w:p>
        <w:p w14:paraId="14BB0837" w14:textId="1BE31713"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100" w:history="1">
            <w:r w:rsidRPr="006317ED">
              <w:rPr>
                <w:rStyle w:val="Hyperlink"/>
                <w:noProof/>
              </w:rPr>
              <w:t>19</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CONFIDENTIALITY AND PRIVACY</w:t>
            </w:r>
            <w:r>
              <w:rPr>
                <w:noProof/>
                <w:webHidden/>
              </w:rPr>
              <w:tab/>
            </w:r>
            <w:r>
              <w:rPr>
                <w:noProof/>
                <w:webHidden/>
              </w:rPr>
              <w:fldChar w:fldCharType="begin"/>
            </w:r>
            <w:r>
              <w:rPr>
                <w:noProof/>
                <w:webHidden/>
              </w:rPr>
              <w:instrText xml:space="preserve"> PAGEREF _Toc210056100 \h </w:instrText>
            </w:r>
            <w:r>
              <w:rPr>
                <w:noProof/>
                <w:webHidden/>
              </w:rPr>
            </w:r>
            <w:r>
              <w:rPr>
                <w:noProof/>
                <w:webHidden/>
              </w:rPr>
              <w:fldChar w:fldCharType="separate"/>
            </w:r>
            <w:r>
              <w:rPr>
                <w:noProof/>
                <w:webHidden/>
              </w:rPr>
              <w:t>11</w:t>
            </w:r>
            <w:r>
              <w:rPr>
                <w:noProof/>
                <w:webHidden/>
              </w:rPr>
              <w:fldChar w:fldCharType="end"/>
            </w:r>
          </w:hyperlink>
        </w:p>
        <w:p w14:paraId="6636D1F6" w14:textId="781B8004"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101" w:history="1">
            <w:r w:rsidRPr="006317ED">
              <w:rPr>
                <w:rStyle w:val="Hyperlink"/>
                <w:noProof/>
              </w:rPr>
              <w:t>20</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HOST RESPONSIBILITY RULES</w:t>
            </w:r>
            <w:r>
              <w:rPr>
                <w:noProof/>
                <w:webHidden/>
              </w:rPr>
              <w:tab/>
            </w:r>
            <w:r>
              <w:rPr>
                <w:noProof/>
                <w:webHidden/>
              </w:rPr>
              <w:fldChar w:fldCharType="begin"/>
            </w:r>
            <w:r>
              <w:rPr>
                <w:noProof/>
                <w:webHidden/>
              </w:rPr>
              <w:instrText xml:space="preserve"> PAGEREF _Toc210056101 \h </w:instrText>
            </w:r>
            <w:r>
              <w:rPr>
                <w:noProof/>
                <w:webHidden/>
              </w:rPr>
            </w:r>
            <w:r>
              <w:rPr>
                <w:noProof/>
                <w:webHidden/>
              </w:rPr>
              <w:fldChar w:fldCharType="separate"/>
            </w:r>
            <w:r>
              <w:rPr>
                <w:noProof/>
                <w:webHidden/>
              </w:rPr>
              <w:t>11</w:t>
            </w:r>
            <w:r>
              <w:rPr>
                <w:noProof/>
                <w:webHidden/>
              </w:rPr>
              <w:fldChar w:fldCharType="end"/>
            </w:r>
          </w:hyperlink>
        </w:p>
        <w:p w14:paraId="6021BC1B" w14:textId="0C1B33DB"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102" w:history="1">
            <w:r w:rsidRPr="006317ED">
              <w:rPr>
                <w:rStyle w:val="Hyperlink"/>
                <w:noProof/>
              </w:rPr>
              <w:t>21</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CONSEQUENCES OF A BREACH OF THIS POLICY</w:t>
            </w:r>
            <w:r>
              <w:rPr>
                <w:noProof/>
                <w:webHidden/>
              </w:rPr>
              <w:tab/>
            </w:r>
            <w:r>
              <w:rPr>
                <w:noProof/>
                <w:webHidden/>
              </w:rPr>
              <w:fldChar w:fldCharType="begin"/>
            </w:r>
            <w:r>
              <w:rPr>
                <w:noProof/>
                <w:webHidden/>
              </w:rPr>
              <w:instrText xml:space="preserve"> PAGEREF _Toc210056102 \h </w:instrText>
            </w:r>
            <w:r>
              <w:rPr>
                <w:noProof/>
                <w:webHidden/>
              </w:rPr>
            </w:r>
            <w:r>
              <w:rPr>
                <w:noProof/>
                <w:webHidden/>
              </w:rPr>
              <w:fldChar w:fldCharType="separate"/>
            </w:r>
            <w:r>
              <w:rPr>
                <w:noProof/>
                <w:webHidden/>
              </w:rPr>
              <w:t>12</w:t>
            </w:r>
            <w:r>
              <w:rPr>
                <w:noProof/>
                <w:webHidden/>
              </w:rPr>
              <w:fldChar w:fldCharType="end"/>
            </w:r>
          </w:hyperlink>
        </w:p>
        <w:p w14:paraId="093A4DAD" w14:textId="5E40B37C"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103" w:history="1">
            <w:r w:rsidRPr="006317ED">
              <w:rPr>
                <w:rStyle w:val="Hyperlink"/>
                <w:noProof/>
              </w:rPr>
              <w:t>22</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VARIATION</w:t>
            </w:r>
            <w:r w:rsidRPr="006317ED">
              <w:rPr>
                <w:rStyle w:val="Hyperlink"/>
                <w:noProof/>
                <w:spacing w:val="-10"/>
              </w:rPr>
              <w:t xml:space="preserve"> </w:t>
            </w:r>
            <w:r w:rsidRPr="006317ED">
              <w:rPr>
                <w:rStyle w:val="Hyperlink"/>
                <w:noProof/>
              </w:rPr>
              <w:t>OF</w:t>
            </w:r>
            <w:r w:rsidRPr="006317ED">
              <w:rPr>
                <w:rStyle w:val="Hyperlink"/>
                <w:noProof/>
                <w:spacing w:val="-10"/>
              </w:rPr>
              <w:t xml:space="preserve"> </w:t>
            </w:r>
            <w:r w:rsidRPr="006317ED">
              <w:rPr>
                <w:rStyle w:val="Hyperlink"/>
                <w:noProof/>
                <w:spacing w:val="-2"/>
              </w:rPr>
              <w:t>POLICY</w:t>
            </w:r>
            <w:r>
              <w:rPr>
                <w:noProof/>
                <w:webHidden/>
              </w:rPr>
              <w:tab/>
            </w:r>
            <w:r>
              <w:rPr>
                <w:noProof/>
                <w:webHidden/>
              </w:rPr>
              <w:fldChar w:fldCharType="begin"/>
            </w:r>
            <w:r>
              <w:rPr>
                <w:noProof/>
                <w:webHidden/>
              </w:rPr>
              <w:instrText xml:space="preserve"> PAGEREF _Toc210056103 \h </w:instrText>
            </w:r>
            <w:r>
              <w:rPr>
                <w:noProof/>
                <w:webHidden/>
              </w:rPr>
            </w:r>
            <w:r>
              <w:rPr>
                <w:noProof/>
                <w:webHidden/>
              </w:rPr>
              <w:fldChar w:fldCharType="separate"/>
            </w:r>
            <w:r>
              <w:rPr>
                <w:noProof/>
                <w:webHidden/>
              </w:rPr>
              <w:t>12</w:t>
            </w:r>
            <w:r>
              <w:rPr>
                <w:noProof/>
                <w:webHidden/>
              </w:rPr>
              <w:fldChar w:fldCharType="end"/>
            </w:r>
          </w:hyperlink>
        </w:p>
        <w:p w14:paraId="1CC28E9C" w14:textId="743A1C1B"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104" w:history="1">
            <w:r w:rsidRPr="006317ED">
              <w:rPr>
                <w:rStyle w:val="Hyperlink"/>
                <w:noProof/>
              </w:rPr>
              <w:t>23</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REFERENCE</w:t>
            </w:r>
            <w:r w:rsidRPr="006317ED">
              <w:rPr>
                <w:rStyle w:val="Hyperlink"/>
                <w:noProof/>
                <w:spacing w:val="-13"/>
              </w:rPr>
              <w:t xml:space="preserve"> </w:t>
            </w:r>
            <w:r w:rsidRPr="006317ED">
              <w:rPr>
                <w:rStyle w:val="Hyperlink"/>
                <w:noProof/>
                <w:spacing w:val="-2"/>
              </w:rPr>
              <w:t>MATERIALS</w:t>
            </w:r>
            <w:r>
              <w:rPr>
                <w:noProof/>
                <w:webHidden/>
              </w:rPr>
              <w:tab/>
            </w:r>
            <w:r>
              <w:rPr>
                <w:noProof/>
                <w:webHidden/>
              </w:rPr>
              <w:fldChar w:fldCharType="begin"/>
            </w:r>
            <w:r>
              <w:rPr>
                <w:noProof/>
                <w:webHidden/>
              </w:rPr>
              <w:instrText xml:space="preserve"> PAGEREF _Toc210056104 \h </w:instrText>
            </w:r>
            <w:r>
              <w:rPr>
                <w:noProof/>
                <w:webHidden/>
              </w:rPr>
            </w:r>
            <w:r>
              <w:rPr>
                <w:noProof/>
                <w:webHidden/>
              </w:rPr>
              <w:fldChar w:fldCharType="separate"/>
            </w:r>
            <w:r>
              <w:rPr>
                <w:noProof/>
                <w:webHidden/>
              </w:rPr>
              <w:t>12</w:t>
            </w:r>
            <w:r>
              <w:rPr>
                <w:noProof/>
                <w:webHidden/>
              </w:rPr>
              <w:fldChar w:fldCharType="end"/>
            </w:r>
          </w:hyperlink>
        </w:p>
        <w:p w14:paraId="6EE5C951" w14:textId="01AC3B5D"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105" w:history="1">
            <w:r w:rsidRPr="006317ED">
              <w:rPr>
                <w:rStyle w:val="Hyperlink"/>
                <w:noProof/>
              </w:rPr>
              <w:t>24</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spacing w:val="-2"/>
              </w:rPr>
              <w:t>APPROVALS</w:t>
            </w:r>
            <w:r>
              <w:rPr>
                <w:noProof/>
                <w:webHidden/>
              </w:rPr>
              <w:tab/>
            </w:r>
            <w:r>
              <w:rPr>
                <w:noProof/>
                <w:webHidden/>
              </w:rPr>
              <w:fldChar w:fldCharType="begin"/>
            </w:r>
            <w:r>
              <w:rPr>
                <w:noProof/>
                <w:webHidden/>
              </w:rPr>
              <w:instrText xml:space="preserve"> PAGEREF _Toc210056105 \h </w:instrText>
            </w:r>
            <w:r>
              <w:rPr>
                <w:noProof/>
                <w:webHidden/>
              </w:rPr>
            </w:r>
            <w:r>
              <w:rPr>
                <w:noProof/>
                <w:webHidden/>
              </w:rPr>
              <w:fldChar w:fldCharType="separate"/>
            </w:r>
            <w:r>
              <w:rPr>
                <w:noProof/>
                <w:webHidden/>
              </w:rPr>
              <w:t>13</w:t>
            </w:r>
            <w:r>
              <w:rPr>
                <w:noProof/>
                <w:webHidden/>
              </w:rPr>
              <w:fldChar w:fldCharType="end"/>
            </w:r>
          </w:hyperlink>
        </w:p>
        <w:p w14:paraId="00690FAE" w14:textId="62020591"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106" w:history="1">
            <w:r w:rsidRPr="006317ED">
              <w:rPr>
                <w:rStyle w:val="Hyperlink"/>
                <w:noProof/>
              </w:rPr>
              <w:t>25</w:t>
            </w:r>
            <w:r>
              <w:rPr>
                <w:rFonts w:asciiTheme="minorHAnsi" w:eastAsiaTheme="minorEastAsia" w:hAnsiTheme="minorHAnsi" w:cstheme="minorBidi"/>
                <w:noProof/>
                <w:kern w:val="2"/>
                <w:sz w:val="24"/>
                <w:szCs w:val="24"/>
                <w:lang w:val="en-NZ" w:eastAsia="en-NZ"/>
                <w14:ligatures w14:val="standardContextual"/>
              </w:rPr>
              <w:tab/>
            </w:r>
            <w:r w:rsidRPr="006317ED">
              <w:rPr>
                <w:rStyle w:val="Hyperlink"/>
                <w:noProof/>
              </w:rPr>
              <w:t>RECORD</w:t>
            </w:r>
            <w:r w:rsidRPr="006317ED">
              <w:rPr>
                <w:rStyle w:val="Hyperlink"/>
                <w:noProof/>
                <w:spacing w:val="-10"/>
              </w:rPr>
              <w:t xml:space="preserve"> </w:t>
            </w:r>
            <w:r w:rsidRPr="006317ED">
              <w:rPr>
                <w:rStyle w:val="Hyperlink"/>
                <w:noProof/>
              </w:rPr>
              <w:t>OF</w:t>
            </w:r>
            <w:r w:rsidRPr="006317ED">
              <w:rPr>
                <w:rStyle w:val="Hyperlink"/>
                <w:noProof/>
                <w:spacing w:val="-10"/>
              </w:rPr>
              <w:t xml:space="preserve"> </w:t>
            </w:r>
            <w:r w:rsidRPr="006317ED">
              <w:rPr>
                <w:rStyle w:val="Hyperlink"/>
                <w:noProof/>
                <w:spacing w:val="-2"/>
              </w:rPr>
              <w:t>CHANGES</w:t>
            </w:r>
            <w:r>
              <w:rPr>
                <w:noProof/>
                <w:webHidden/>
              </w:rPr>
              <w:tab/>
            </w:r>
            <w:r>
              <w:rPr>
                <w:noProof/>
                <w:webHidden/>
              </w:rPr>
              <w:fldChar w:fldCharType="begin"/>
            </w:r>
            <w:r>
              <w:rPr>
                <w:noProof/>
                <w:webHidden/>
              </w:rPr>
              <w:instrText xml:space="preserve"> PAGEREF _Toc210056106 \h </w:instrText>
            </w:r>
            <w:r>
              <w:rPr>
                <w:noProof/>
                <w:webHidden/>
              </w:rPr>
            </w:r>
            <w:r>
              <w:rPr>
                <w:noProof/>
                <w:webHidden/>
              </w:rPr>
              <w:fldChar w:fldCharType="separate"/>
            </w:r>
            <w:r>
              <w:rPr>
                <w:noProof/>
                <w:webHidden/>
              </w:rPr>
              <w:t>13</w:t>
            </w:r>
            <w:r>
              <w:rPr>
                <w:noProof/>
                <w:webHidden/>
              </w:rPr>
              <w:fldChar w:fldCharType="end"/>
            </w:r>
          </w:hyperlink>
        </w:p>
        <w:p w14:paraId="598B4560" w14:textId="4986F5BB" w:rsidR="00C12F56" w:rsidRDefault="00C12F56">
          <w:pPr>
            <w:pStyle w:val="TOC1"/>
            <w:tabs>
              <w:tab w:val="right" w:leader="dot" w:pos="9775"/>
            </w:tabs>
            <w:rPr>
              <w:rFonts w:asciiTheme="minorHAnsi" w:eastAsiaTheme="minorEastAsia" w:hAnsiTheme="minorHAnsi" w:cstheme="minorBidi"/>
              <w:noProof/>
              <w:kern w:val="2"/>
              <w:sz w:val="24"/>
              <w:szCs w:val="24"/>
              <w:lang w:val="en-NZ" w:eastAsia="en-NZ"/>
              <w14:ligatures w14:val="standardContextual"/>
            </w:rPr>
          </w:pPr>
          <w:hyperlink w:anchor="_Toc210056107" w:history="1">
            <w:r w:rsidRPr="006317ED">
              <w:rPr>
                <w:rStyle w:val="Hyperlink"/>
                <w:noProof/>
              </w:rPr>
              <w:t>DEFINITIONS APPLICABLE TO THIS POLICY (normative)</w:t>
            </w:r>
            <w:r>
              <w:rPr>
                <w:noProof/>
                <w:webHidden/>
              </w:rPr>
              <w:tab/>
            </w:r>
            <w:r>
              <w:rPr>
                <w:noProof/>
                <w:webHidden/>
              </w:rPr>
              <w:fldChar w:fldCharType="begin"/>
            </w:r>
            <w:r>
              <w:rPr>
                <w:noProof/>
                <w:webHidden/>
              </w:rPr>
              <w:instrText xml:space="preserve"> PAGEREF _Toc210056107 \h </w:instrText>
            </w:r>
            <w:r>
              <w:rPr>
                <w:noProof/>
                <w:webHidden/>
              </w:rPr>
            </w:r>
            <w:r>
              <w:rPr>
                <w:noProof/>
                <w:webHidden/>
              </w:rPr>
              <w:fldChar w:fldCharType="separate"/>
            </w:r>
            <w:r>
              <w:rPr>
                <w:noProof/>
                <w:webHidden/>
              </w:rPr>
              <w:t>14</w:t>
            </w:r>
            <w:r>
              <w:rPr>
                <w:noProof/>
                <w:webHidden/>
              </w:rPr>
              <w:fldChar w:fldCharType="end"/>
            </w:r>
          </w:hyperlink>
        </w:p>
        <w:p w14:paraId="60F8DFC3" w14:textId="4EF1526F" w:rsidR="593D6F47" w:rsidRDefault="593D6F47" w:rsidP="593D6F47">
          <w:pPr>
            <w:pStyle w:val="TOC1"/>
            <w:tabs>
              <w:tab w:val="right" w:leader="dot" w:pos="9180"/>
            </w:tabs>
            <w:rPr>
              <w:rStyle w:val="Hyperlink"/>
            </w:rPr>
          </w:pPr>
          <w:r>
            <w:fldChar w:fldCharType="end"/>
          </w:r>
          <w:commentRangeEnd w:id="0"/>
          <w:r w:rsidR="00F47AFC">
            <w:rPr>
              <w:rStyle w:val="CommentReference"/>
            </w:rPr>
            <w:commentReference w:id="0"/>
          </w:r>
        </w:p>
      </w:sdtContent>
    </w:sdt>
    <w:p w14:paraId="128C086D" w14:textId="77777777" w:rsidR="006F51D4" w:rsidRDefault="006F51D4"/>
    <w:p w14:paraId="128C086E" w14:textId="77777777" w:rsidR="006F51D4" w:rsidRDefault="006F51D4">
      <w:pPr>
        <w:sectPr w:rsidR="006F51D4">
          <w:footerReference w:type="default" r:id="rId14"/>
          <w:pgSz w:w="11910" w:h="16840"/>
          <w:pgMar w:top="1400" w:right="850" w:bottom="780" w:left="1275" w:header="0" w:footer="593" w:gutter="0"/>
          <w:pgBorders w:offsetFrom="page">
            <w:top w:val="single" w:sz="4" w:space="24" w:color="A46646"/>
            <w:left w:val="single" w:sz="4" w:space="24" w:color="A46646"/>
            <w:bottom w:val="single" w:sz="4" w:space="24" w:color="A46646"/>
            <w:right w:val="single" w:sz="4" w:space="24" w:color="A46646"/>
          </w:pgBorders>
          <w:pgNumType w:start="2"/>
          <w:cols w:space="720"/>
        </w:sectPr>
      </w:pPr>
    </w:p>
    <w:p w14:paraId="128C086F" w14:textId="77777777" w:rsidR="006F51D4" w:rsidRDefault="006777C8" w:rsidP="008B3B6B">
      <w:pPr>
        <w:pStyle w:val="Heading1"/>
        <w:numPr>
          <w:ilvl w:val="0"/>
          <w:numId w:val="4"/>
        </w:numPr>
        <w:spacing w:before="22"/>
        <w:ind w:left="630" w:hanging="630"/>
      </w:pPr>
      <w:bookmarkStart w:id="1" w:name="_bookmark0"/>
      <w:bookmarkStart w:id="2" w:name="_Toc210056088"/>
      <w:bookmarkEnd w:id="1"/>
      <w:r>
        <w:lastRenderedPageBreak/>
        <w:t>BACKGROUND</w:t>
      </w:r>
      <w:r>
        <w:rPr>
          <w:spacing w:val="-12"/>
        </w:rPr>
        <w:t xml:space="preserve"> </w:t>
      </w:r>
      <w:r>
        <w:t>AND</w:t>
      </w:r>
      <w:r>
        <w:rPr>
          <w:spacing w:val="-13"/>
        </w:rPr>
        <w:t xml:space="preserve"> </w:t>
      </w:r>
      <w:r>
        <w:rPr>
          <w:spacing w:val="-2"/>
        </w:rPr>
        <w:t>PURPOSE</w:t>
      </w:r>
      <w:bookmarkEnd w:id="2"/>
    </w:p>
    <w:p w14:paraId="128C0870" w14:textId="59D84D59" w:rsidR="006F51D4" w:rsidRDefault="00E90BDE" w:rsidP="008E1EE8">
      <w:pPr>
        <w:pStyle w:val="ListParagraph"/>
        <w:numPr>
          <w:ilvl w:val="1"/>
          <w:numId w:val="4"/>
        </w:numPr>
        <w:spacing w:before="240" w:line="268" w:lineRule="exact"/>
        <w:ind w:left="1080" w:right="620"/>
        <w:jc w:val="both"/>
      </w:pPr>
      <w:r>
        <w:t>The risk of being under the influence of</w:t>
      </w:r>
      <w:r>
        <w:rPr>
          <w:spacing w:val="-2"/>
        </w:rPr>
        <w:t xml:space="preserve"> </w:t>
      </w:r>
      <w:r>
        <w:t>drugs</w:t>
      </w:r>
      <w:r>
        <w:rPr>
          <w:spacing w:val="-1"/>
        </w:rPr>
        <w:t xml:space="preserve"> </w:t>
      </w:r>
      <w:r w:rsidR="446A395C">
        <w:rPr>
          <w:spacing w:val="-1"/>
        </w:rPr>
        <w:t xml:space="preserve">and alcohol </w:t>
      </w:r>
      <w:r>
        <w:rPr>
          <w:spacing w:val="-1"/>
        </w:rPr>
        <w:t xml:space="preserve">while at work </w:t>
      </w:r>
      <w:r>
        <w:rPr>
          <w:spacing w:val="-4"/>
        </w:rPr>
        <w:t>can:</w:t>
      </w:r>
    </w:p>
    <w:p w14:paraId="128C0871" w14:textId="1136762C" w:rsidR="006F51D4" w:rsidRDefault="006777C8" w:rsidP="008E1EE8">
      <w:pPr>
        <w:pStyle w:val="ListParagraph"/>
        <w:numPr>
          <w:ilvl w:val="4"/>
          <w:numId w:val="4"/>
        </w:numPr>
        <w:spacing w:line="279" w:lineRule="exact"/>
        <w:ind w:left="1440" w:right="620"/>
        <w:jc w:val="both"/>
      </w:pPr>
      <w:r>
        <w:t>Pose</w:t>
      </w:r>
      <w:r>
        <w:rPr>
          <w:spacing w:val="-4"/>
        </w:rPr>
        <w:t xml:space="preserve"> </w:t>
      </w:r>
      <w:r>
        <w:t>a</w:t>
      </w:r>
      <w:r>
        <w:rPr>
          <w:spacing w:val="-3"/>
        </w:rPr>
        <w:t xml:space="preserve"> </w:t>
      </w:r>
      <w:r>
        <w:t>safety</w:t>
      </w:r>
      <w:r>
        <w:rPr>
          <w:spacing w:val="-1"/>
        </w:rPr>
        <w:t xml:space="preserve"> </w:t>
      </w:r>
      <w:r>
        <w:rPr>
          <w:spacing w:val="-4"/>
        </w:rPr>
        <w:t>risk</w:t>
      </w:r>
      <w:r w:rsidR="00CE16C3">
        <w:rPr>
          <w:spacing w:val="-4"/>
        </w:rPr>
        <w:t xml:space="preserve"> to you and others</w:t>
      </w:r>
      <w:ins w:id="3" w:author="Gavin Schiller" w:date="2025-09-30T09:46:00Z" w16du:dateUtc="2025-09-29T20:46:00Z">
        <w:r w:rsidR="00255E91">
          <w:rPr>
            <w:spacing w:val="-4"/>
          </w:rPr>
          <w:t>.</w:t>
        </w:r>
      </w:ins>
    </w:p>
    <w:p w14:paraId="128C0872" w14:textId="07978BAE" w:rsidR="006F51D4" w:rsidRPr="00255E91" w:rsidRDefault="006777C8" w:rsidP="008E1EE8">
      <w:pPr>
        <w:pStyle w:val="ListParagraph"/>
        <w:numPr>
          <w:ilvl w:val="4"/>
          <w:numId w:val="4"/>
        </w:numPr>
        <w:ind w:left="1440" w:right="620"/>
        <w:jc w:val="both"/>
        <w:rPr>
          <w:ins w:id="4" w:author="Gavin Schiller" w:date="2025-09-30T09:46:00Z" w16du:dateUtc="2025-09-29T20:46:00Z"/>
          <w:rPrChange w:id="5" w:author="Gavin Schiller" w:date="2025-09-30T09:46:00Z" w16du:dateUtc="2025-09-29T20:46:00Z">
            <w:rPr>
              <w:ins w:id="6" w:author="Gavin Schiller" w:date="2025-09-30T09:46:00Z" w16du:dateUtc="2025-09-29T20:46:00Z"/>
              <w:spacing w:val="-2"/>
            </w:rPr>
          </w:rPrChange>
        </w:rPr>
      </w:pPr>
      <w:r>
        <w:t>Decrease</w:t>
      </w:r>
      <w:r>
        <w:rPr>
          <w:spacing w:val="-4"/>
        </w:rPr>
        <w:t xml:space="preserve"> </w:t>
      </w:r>
      <w:r>
        <w:t>performance</w:t>
      </w:r>
      <w:r>
        <w:rPr>
          <w:spacing w:val="-2"/>
        </w:rPr>
        <w:t xml:space="preserve"> </w:t>
      </w:r>
      <w:r>
        <w:t>and</w:t>
      </w:r>
      <w:r>
        <w:rPr>
          <w:spacing w:val="-6"/>
        </w:rPr>
        <w:t xml:space="preserve"> </w:t>
      </w:r>
      <w:r>
        <w:t>increase</w:t>
      </w:r>
      <w:r>
        <w:rPr>
          <w:spacing w:val="-4"/>
        </w:rPr>
        <w:t xml:space="preserve"> </w:t>
      </w:r>
      <w:r>
        <w:t>the</w:t>
      </w:r>
      <w:r>
        <w:rPr>
          <w:spacing w:val="-2"/>
        </w:rPr>
        <w:t xml:space="preserve"> </w:t>
      </w:r>
      <w:r>
        <w:t>potential</w:t>
      </w:r>
      <w:r>
        <w:rPr>
          <w:spacing w:val="-3"/>
        </w:rPr>
        <w:t xml:space="preserve"> </w:t>
      </w:r>
      <w:r>
        <w:t>for</w:t>
      </w:r>
      <w:r>
        <w:rPr>
          <w:spacing w:val="-4"/>
        </w:rPr>
        <w:t xml:space="preserve"> </w:t>
      </w:r>
      <w:r>
        <w:t>mistakes,</w:t>
      </w:r>
      <w:r>
        <w:rPr>
          <w:spacing w:val="-5"/>
        </w:rPr>
        <w:t xml:space="preserve"> </w:t>
      </w:r>
      <w:r>
        <w:t>wastage,</w:t>
      </w:r>
      <w:r>
        <w:rPr>
          <w:spacing w:val="-2"/>
        </w:rPr>
        <w:t xml:space="preserve"> </w:t>
      </w:r>
      <w:r>
        <w:t>and</w:t>
      </w:r>
      <w:r>
        <w:rPr>
          <w:spacing w:val="-4"/>
        </w:rPr>
        <w:t xml:space="preserve"> </w:t>
      </w:r>
      <w:r>
        <w:t xml:space="preserve">lost </w:t>
      </w:r>
      <w:r>
        <w:rPr>
          <w:spacing w:val="-2"/>
        </w:rPr>
        <w:t>production</w:t>
      </w:r>
      <w:ins w:id="7" w:author="Gavin Schiller" w:date="2025-09-30T09:46:00Z" w16du:dateUtc="2025-09-29T20:46:00Z">
        <w:r w:rsidR="00255E91">
          <w:rPr>
            <w:spacing w:val="-2"/>
          </w:rPr>
          <w:t>.</w:t>
        </w:r>
      </w:ins>
    </w:p>
    <w:p w14:paraId="2DA6DB9C" w14:textId="3FA7DE34" w:rsidR="00255E91" w:rsidRDefault="00255E91" w:rsidP="008E1EE8">
      <w:pPr>
        <w:pStyle w:val="ListParagraph"/>
        <w:numPr>
          <w:ilvl w:val="4"/>
          <w:numId w:val="4"/>
        </w:numPr>
        <w:ind w:left="1440" w:right="620"/>
        <w:jc w:val="both"/>
      </w:pPr>
      <w:ins w:id="8" w:author="Gavin Schiller" w:date="2025-09-30T09:46:00Z">
        <w:r w:rsidRPr="00255E91">
          <w:t>Could cause</w:t>
        </w:r>
      </w:ins>
      <w:ins w:id="9" w:author="Gavin Schiller" w:date="2025-09-30T09:46:00Z" w16du:dateUtc="2025-09-29T20:46:00Z">
        <w:r>
          <w:t xml:space="preserve"> an</w:t>
        </w:r>
      </w:ins>
      <w:ins w:id="10" w:author="Gavin Schiller" w:date="2025-09-30T09:47:00Z" w16du:dateUtc="2025-09-29T20:47:00Z">
        <w:r>
          <w:t xml:space="preserve"> injury or death </w:t>
        </w:r>
      </w:ins>
      <w:ins w:id="11" w:author="Gavin Schiller" w:date="2025-09-30T09:46:00Z">
        <w:r w:rsidRPr="00255E91">
          <w:t>to self or co-workers.</w:t>
        </w:r>
      </w:ins>
    </w:p>
    <w:p w14:paraId="128C0873" w14:textId="77777777" w:rsidR="006F51D4" w:rsidRDefault="006F51D4" w:rsidP="008E1EE8">
      <w:pPr>
        <w:pStyle w:val="BodyText"/>
        <w:spacing w:before="1"/>
        <w:ind w:left="0" w:right="620" w:firstLine="0"/>
        <w:jc w:val="both"/>
      </w:pPr>
    </w:p>
    <w:p w14:paraId="128C0874" w14:textId="77777777" w:rsidR="006F51D4" w:rsidRDefault="006777C8" w:rsidP="008E1EE8">
      <w:pPr>
        <w:pStyle w:val="ListParagraph"/>
        <w:numPr>
          <w:ilvl w:val="1"/>
          <w:numId w:val="4"/>
        </w:numPr>
        <w:ind w:left="1080" w:right="620"/>
        <w:jc w:val="both"/>
      </w:pPr>
      <w:r>
        <w:t>In keeping with Alliance Group’s standards, values, and legal responsibilities to ensure no form</w:t>
      </w:r>
      <w:r>
        <w:rPr>
          <w:spacing w:val="-3"/>
        </w:rPr>
        <w:t xml:space="preserve"> </w:t>
      </w:r>
      <w:r>
        <w:t>of</w:t>
      </w:r>
      <w:r>
        <w:rPr>
          <w:spacing w:val="-4"/>
        </w:rPr>
        <w:t xml:space="preserve"> </w:t>
      </w:r>
      <w:r>
        <w:t>illegal</w:t>
      </w:r>
      <w:r>
        <w:rPr>
          <w:spacing w:val="-4"/>
        </w:rPr>
        <w:t xml:space="preserve"> </w:t>
      </w:r>
      <w:r>
        <w:t>or</w:t>
      </w:r>
      <w:r>
        <w:rPr>
          <w:spacing w:val="-1"/>
        </w:rPr>
        <w:t xml:space="preserve"> </w:t>
      </w:r>
      <w:r>
        <w:t>unsafe</w:t>
      </w:r>
      <w:r>
        <w:rPr>
          <w:spacing w:val="-3"/>
        </w:rPr>
        <w:t xml:space="preserve"> </w:t>
      </w:r>
      <w:r>
        <w:t>activity</w:t>
      </w:r>
      <w:r>
        <w:rPr>
          <w:spacing w:val="-3"/>
        </w:rPr>
        <w:t xml:space="preserve"> </w:t>
      </w:r>
      <w:r>
        <w:t>is</w:t>
      </w:r>
      <w:r>
        <w:rPr>
          <w:spacing w:val="-1"/>
        </w:rPr>
        <w:t xml:space="preserve"> </w:t>
      </w:r>
      <w:r>
        <w:t>taking</w:t>
      </w:r>
      <w:r>
        <w:rPr>
          <w:spacing w:val="-2"/>
        </w:rPr>
        <w:t xml:space="preserve"> </w:t>
      </w:r>
      <w:r>
        <w:t>place</w:t>
      </w:r>
      <w:r>
        <w:rPr>
          <w:spacing w:val="-3"/>
        </w:rPr>
        <w:t xml:space="preserve"> </w:t>
      </w:r>
      <w:r>
        <w:t>on</w:t>
      </w:r>
      <w:r>
        <w:rPr>
          <w:spacing w:val="-2"/>
        </w:rPr>
        <w:t xml:space="preserve"> </w:t>
      </w:r>
      <w:r>
        <w:t>its</w:t>
      </w:r>
      <w:r>
        <w:rPr>
          <w:spacing w:val="-1"/>
        </w:rPr>
        <w:t xml:space="preserve"> </w:t>
      </w:r>
      <w:r>
        <w:t>premises,</w:t>
      </w:r>
      <w:r>
        <w:rPr>
          <w:spacing w:val="-3"/>
        </w:rPr>
        <w:t xml:space="preserve"> </w:t>
      </w:r>
      <w:r>
        <w:t>the</w:t>
      </w:r>
      <w:r>
        <w:rPr>
          <w:spacing w:val="-1"/>
        </w:rPr>
        <w:t xml:space="preserve"> </w:t>
      </w:r>
      <w:r>
        <w:t>purpose</w:t>
      </w:r>
      <w:r>
        <w:rPr>
          <w:spacing w:val="-3"/>
        </w:rPr>
        <w:t xml:space="preserve"> </w:t>
      </w:r>
      <w:r>
        <w:t>of</w:t>
      </w:r>
      <w:r>
        <w:rPr>
          <w:spacing w:val="-1"/>
        </w:rPr>
        <w:t xml:space="preserve"> </w:t>
      </w:r>
      <w:r>
        <w:t>this</w:t>
      </w:r>
      <w:r>
        <w:rPr>
          <w:spacing w:val="-1"/>
        </w:rPr>
        <w:t xml:space="preserve"> </w:t>
      </w:r>
      <w:r>
        <w:t>policy</w:t>
      </w:r>
      <w:r>
        <w:rPr>
          <w:spacing w:val="-1"/>
        </w:rPr>
        <w:t xml:space="preserve"> </w:t>
      </w:r>
      <w:r>
        <w:t>is to achieve a drug and alcohol risk free workplace and to encourage a culture where our employees and contractors are committed to keeping our workplace safe and productive.</w:t>
      </w:r>
    </w:p>
    <w:p w14:paraId="128C0875" w14:textId="45472497" w:rsidR="006F51D4" w:rsidRDefault="006777C8" w:rsidP="008E1EE8">
      <w:pPr>
        <w:pStyle w:val="ListParagraph"/>
        <w:numPr>
          <w:ilvl w:val="1"/>
          <w:numId w:val="4"/>
        </w:numPr>
        <w:spacing w:before="267"/>
        <w:ind w:left="1080" w:right="620"/>
        <w:jc w:val="both"/>
      </w:pPr>
      <w:r>
        <w:t>The focus of our policy is based on the principle of "not at work", in respect to both the physical presence of drugs and alcohol, and to employees who are</w:t>
      </w:r>
      <w:r w:rsidR="00CE16C3">
        <w:t xml:space="preserve"> at risk </w:t>
      </w:r>
      <w:r w:rsidR="4BFCC7FE">
        <w:t>because</w:t>
      </w:r>
      <w:r w:rsidR="00CE16C3">
        <w:t xml:space="preserve"> of drug and alcohol </w:t>
      </w:r>
      <w:r>
        <w:t>in the workplace.</w:t>
      </w:r>
      <w:r w:rsidR="00CE16C3">
        <w:t xml:space="preserve"> </w:t>
      </w:r>
      <w:r w:rsidR="003F0072">
        <w:t>O</w:t>
      </w:r>
      <w:r>
        <w:t>ur</w:t>
      </w:r>
      <w:r>
        <w:rPr>
          <w:spacing w:val="-2"/>
        </w:rPr>
        <w:t xml:space="preserve"> </w:t>
      </w:r>
      <w:r>
        <w:t>goal</w:t>
      </w:r>
      <w:r>
        <w:rPr>
          <w:spacing w:val="-5"/>
        </w:rPr>
        <w:t xml:space="preserve"> </w:t>
      </w:r>
      <w:r w:rsidR="003F0072">
        <w:t>is to</w:t>
      </w:r>
      <w:r w:rsidR="003F0072">
        <w:rPr>
          <w:spacing w:val="-2"/>
        </w:rPr>
        <w:t xml:space="preserve"> </w:t>
      </w:r>
      <w:r>
        <w:t>achiev</w:t>
      </w:r>
      <w:r w:rsidR="003F0072">
        <w:t>e a</w:t>
      </w:r>
      <w:r>
        <w:rPr>
          <w:spacing w:val="-3"/>
        </w:rPr>
        <w:t xml:space="preserve"> </w:t>
      </w:r>
      <w:r w:rsidR="0A8584E4">
        <w:t>zero-harm</w:t>
      </w:r>
      <w:r>
        <w:rPr>
          <w:spacing w:val="-2"/>
        </w:rPr>
        <w:t xml:space="preserve"> </w:t>
      </w:r>
      <w:r w:rsidR="003F0072">
        <w:rPr>
          <w:spacing w:val="-2"/>
        </w:rPr>
        <w:t>workplace</w:t>
      </w:r>
      <w:r w:rsidR="00D24F3C">
        <w:rPr>
          <w:spacing w:val="-2"/>
        </w:rPr>
        <w:t xml:space="preserve"> </w:t>
      </w:r>
      <w:r w:rsidR="00D24F3C">
        <w:t>by eliminating the risk</w:t>
      </w:r>
      <w:ins w:id="12" w:author="Gavin Schiller" w:date="2025-09-30T09:49:00Z" w16du:dateUtc="2025-09-29T20:49:00Z">
        <w:r w:rsidR="00255E91">
          <w:t>s</w:t>
        </w:r>
      </w:ins>
      <w:r w:rsidR="00D24F3C">
        <w:t xml:space="preserve"> posed by </w:t>
      </w:r>
      <w:r w:rsidR="00D21055">
        <w:t>people not reporting fit to work</w:t>
      </w:r>
      <w:r w:rsidR="00607F36">
        <w:t xml:space="preserve"> due to </w:t>
      </w:r>
      <w:r>
        <w:t>the</w:t>
      </w:r>
      <w:ins w:id="13" w:author="Gavin Schiller" w:date="2025-09-30T09:49:00Z" w16du:dateUtc="2025-09-29T20:49:00Z">
        <w:r w:rsidR="00255E91">
          <w:t xml:space="preserve">m being </w:t>
        </w:r>
      </w:ins>
      <w:ins w:id="14" w:author="Gavin Schiller" w:date="2025-09-30T09:50:00Z" w16du:dateUtc="2025-09-29T20:50:00Z">
        <w:r w:rsidR="00255E91">
          <w:t>under the</w:t>
        </w:r>
      </w:ins>
      <w:r>
        <w:t xml:space="preserve"> influence of </w:t>
      </w:r>
      <w:r>
        <w:rPr>
          <w:spacing w:val="-2"/>
        </w:rPr>
        <w:t>drugs</w:t>
      </w:r>
      <w:r w:rsidR="6DB88E83">
        <w:rPr>
          <w:spacing w:val="-2"/>
        </w:rPr>
        <w:t xml:space="preserve"> or alcohol</w:t>
      </w:r>
      <w:r>
        <w:rPr>
          <w:spacing w:val="-2"/>
        </w:rPr>
        <w:t>.</w:t>
      </w:r>
    </w:p>
    <w:p w14:paraId="4DCEF693" w14:textId="60EC71A8" w:rsidR="593D6F47" w:rsidRDefault="593D6F47" w:rsidP="008E1EE8">
      <w:pPr>
        <w:pStyle w:val="ListParagraph"/>
        <w:ind w:left="1080" w:right="620"/>
        <w:jc w:val="both"/>
      </w:pPr>
    </w:p>
    <w:p w14:paraId="128C0877" w14:textId="788CF272" w:rsidR="006F51D4" w:rsidRDefault="006777C8" w:rsidP="008E1EE8">
      <w:pPr>
        <w:pStyle w:val="ListParagraph"/>
        <w:numPr>
          <w:ilvl w:val="1"/>
          <w:numId w:val="4"/>
        </w:numPr>
        <w:ind w:left="1080" w:right="620"/>
        <w:jc w:val="both"/>
      </w:pPr>
      <w:r>
        <w:t>Alliance</w:t>
      </w:r>
      <w:r>
        <w:rPr>
          <w:spacing w:val="-1"/>
        </w:rPr>
        <w:t xml:space="preserve"> </w:t>
      </w:r>
      <w:r>
        <w:t>Group</w:t>
      </w:r>
      <w:r>
        <w:rPr>
          <w:spacing w:val="-2"/>
        </w:rPr>
        <w:t xml:space="preserve"> </w:t>
      </w:r>
      <w:r>
        <w:t>recogni</w:t>
      </w:r>
      <w:r w:rsidR="2B4350CC">
        <w:t>s</w:t>
      </w:r>
      <w:r>
        <w:t>es</w:t>
      </w:r>
      <w:r>
        <w:rPr>
          <w:spacing w:val="-1"/>
        </w:rPr>
        <w:t xml:space="preserve"> </w:t>
      </w:r>
      <w:r>
        <w:t>that</w:t>
      </w:r>
      <w:r>
        <w:rPr>
          <w:spacing w:val="-1"/>
        </w:rPr>
        <w:t xml:space="preserve"> </w:t>
      </w:r>
      <w:r w:rsidR="00732900">
        <w:rPr>
          <w:spacing w:val="-1"/>
        </w:rPr>
        <w:t xml:space="preserve">workers may </w:t>
      </w:r>
      <w:r w:rsidR="00E25AFD">
        <w:rPr>
          <w:spacing w:val="-1"/>
        </w:rPr>
        <w:t xml:space="preserve">have </w:t>
      </w:r>
      <w:r>
        <w:t>substance</w:t>
      </w:r>
      <w:r>
        <w:rPr>
          <w:spacing w:val="-3"/>
        </w:rPr>
        <w:t xml:space="preserve"> </w:t>
      </w:r>
      <w:r w:rsidR="000523BD">
        <w:rPr>
          <w:spacing w:val="-3"/>
        </w:rPr>
        <w:t xml:space="preserve">misuse and </w:t>
      </w:r>
      <w:r>
        <w:t>abuse</w:t>
      </w:r>
      <w:r w:rsidR="00E25AFD">
        <w:t xml:space="preserve"> issues that </w:t>
      </w:r>
      <w:r w:rsidR="00B724F3">
        <w:t>affect</w:t>
      </w:r>
      <w:r w:rsidR="00E25AFD">
        <w:t xml:space="preserve"> their ability to work safely</w:t>
      </w:r>
      <w:r>
        <w:rPr>
          <w:spacing w:val="-1"/>
        </w:rPr>
        <w:t xml:space="preserve"> </w:t>
      </w:r>
      <w:r>
        <w:t>and</w:t>
      </w:r>
      <w:r>
        <w:rPr>
          <w:spacing w:val="-5"/>
        </w:rPr>
        <w:t xml:space="preserve"> </w:t>
      </w:r>
      <w:r w:rsidR="00F531B9">
        <w:t>will,</w:t>
      </w:r>
      <w:r>
        <w:rPr>
          <w:spacing w:val="-1"/>
        </w:rPr>
        <w:t xml:space="preserve"> </w:t>
      </w:r>
      <w:r w:rsidR="008A5140">
        <w:t>where possible or appropriate</w:t>
      </w:r>
      <w:r w:rsidR="004B0556">
        <w:t>,</w:t>
      </w:r>
      <w:r>
        <w:t xml:space="preserve"> support those affected in </w:t>
      </w:r>
      <w:r w:rsidR="00465109">
        <w:t xml:space="preserve">finding a </w:t>
      </w:r>
      <w:r>
        <w:t>resol</w:t>
      </w:r>
      <w:r w:rsidR="00F77939">
        <w:t>ution</w:t>
      </w:r>
      <w:r>
        <w:t>.</w:t>
      </w:r>
    </w:p>
    <w:p w14:paraId="7226A5B6" w14:textId="77777777" w:rsidR="008B3B6B" w:rsidRDefault="008B3B6B" w:rsidP="00F20852">
      <w:pPr>
        <w:tabs>
          <w:tab w:val="left" w:pos="883"/>
          <w:tab w:val="left" w:pos="885"/>
        </w:tabs>
        <w:ind w:right="783"/>
      </w:pPr>
    </w:p>
    <w:p w14:paraId="128C0878" w14:textId="77777777" w:rsidR="006F51D4" w:rsidRDefault="006777C8" w:rsidP="008B3B6B">
      <w:pPr>
        <w:pStyle w:val="Heading1"/>
        <w:numPr>
          <w:ilvl w:val="0"/>
          <w:numId w:val="4"/>
        </w:numPr>
        <w:spacing w:before="122"/>
        <w:ind w:left="720" w:hanging="720"/>
      </w:pPr>
      <w:bookmarkStart w:id="15" w:name="_bookmark1"/>
      <w:bookmarkStart w:id="16" w:name="_Toc210056089"/>
      <w:bookmarkEnd w:id="15"/>
      <w:r>
        <w:rPr>
          <w:spacing w:val="-2"/>
        </w:rPr>
        <w:t>SCOPE</w:t>
      </w:r>
      <w:bookmarkEnd w:id="16"/>
    </w:p>
    <w:p w14:paraId="128C0879" w14:textId="582EEC33" w:rsidR="006F51D4" w:rsidRDefault="006777C8" w:rsidP="007C56D6">
      <w:pPr>
        <w:pStyle w:val="ListParagraph"/>
        <w:numPr>
          <w:ilvl w:val="1"/>
          <w:numId w:val="4"/>
        </w:numPr>
        <w:spacing w:before="239"/>
        <w:ind w:left="1080" w:right="1344"/>
      </w:pPr>
      <w:r>
        <w:t>This</w:t>
      </w:r>
      <w:r>
        <w:rPr>
          <w:spacing w:val="-2"/>
        </w:rPr>
        <w:t xml:space="preserve"> </w:t>
      </w:r>
      <w:r>
        <w:t>policy</w:t>
      </w:r>
      <w:r>
        <w:rPr>
          <w:spacing w:val="-2"/>
        </w:rPr>
        <w:t xml:space="preserve"> </w:t>
      </w:r>
      <w:r>
        <w:t>and</w:t>
      </w:r>
      <w:r>
        <w:rPr>
          <w:spacing w:val="-4"/>
        </w:rPr>
        <w:t xml:space="preserve"> </w:t>
      </w:r>
      <w:r>
        <w:t>any</w:t>
      </w:r>
      <w:r>
        <w:rPr>
          <w:spacing w:val="-4"/>
        </w:rPr>
        <w:t xml:space="preserve"> </w:t>
      </w:r>
      <w:r>
        <w:t>associated</w:t>
      </w:r>
      <w:r>
        <w:rPr>
          <w:spacing w:val="-3"/>
        </w:rPr>
        <w:t xml:space="preserve"> </w:t>
      </w:r>
      <w:r>
        <w:t>procedures</w:t>
      </w:r>
      <w:r>
        <w:rPr>
          <w:spacing w:val="-4"/>
        </w:rPr>
        <w:t xml:space="preserve"> </w:t>
      </w:r>
      <w:r>
        <w:t>apply</w:t>
      </w:r>
      <w:r>
        <w:rPr>
          <w:spacing w:val="-2"/>
        </w:rPr>
        <w:t xml:space="preserve"> </w:t>
      </w:r>
      <w:r>
        <w:t>to</w:t>
      </w:r>
      <w:r>
        <w:rPr>
          <w:spacing w:val="-1"/>
        </w:rPr>
        <w:t xml:space="preserve"> </w:t>
      </w:r>
      <w:r>
        <w:t>all</w:t>
      </w:r>
      <w:r>
        <w:rPr>
          <w:spacing w:val="-5"/>
        </w:rPr>
        <w:t xml:space="preserve"> </w:t>
      </w:r>
      <w:r>
        <w:t>Alliance</w:t>
      </w:r>
      <w:r>
        <w:rPr>
          <w:spacing w:val="-1"/>
        </w:rPr>
        <w:t xml:space="preserve"> </w:t>
      </w:r>
      <w:r>
        <w:t>Group</w:t>
      </w:r>
      <w:r>
        <w:rPr>
          <w:spacing w:val="-3"/>
        </w:rPr>
        <w:t xml:space="preserve"> </w:t>
      </w:r>
      <w:r>
        <w:t>employees</w:t>
      </w:r>
      <w:r>
        <w:rPr>
          <w:spacing w:val="-4"/>
        </w:rPr>
        <w:t xml:space="preserve"> </w:t>
      </w:r>
      <w:r>
        <w:t xml:space="preserve">and </w:t>
      </w:r>
      <w:r>
        <w:rPr>
          <w:spacing w:val="-2"/>
        </w:rPr>
        <w:t>contractors</w:t>
      </w:r>
      <w:r w:rsidR="005708C3">
        <w:rPr>
          <w:spacing w:val="-2"/>
        </w:rPr>
        <w:t xml:space="preserve"> and visitors to work sites</w:t>
      </w:r>
      <w:r>
        <w:rPr>
          <w:spacing w:val="-2"/>
        </w:rPr>
        <w:t>.</w:t>
      </w:r>
    </w:p>
    <w:p w14:paraId="128C087A" w14:textId="77777777" w:rsidR="006F51D4" w:rsidRPr="008B3B6B" w:rsidRDefault="006777C8" w:rsidP="007C56D6">
      <w:pPr>
        <w:pStyle w:val="ListParagraph"/>
        <w:numPr>
          <w:ilvl w:val="1"/>
          <w:numId w:val="4"/>
        </w:numPr>
        <w:spacing w:before="267"/>
        <w:ind w:left="1080" w:hanging="358"/>
      </w:pPr>
      <w:r>
        <w:t>All</w:t>
      </w:r>
      <w:r>
        <w:rPr>
          <w:spacing w:val="-5"/>
        </w:rPr>
        <w:t xml:space="preserve"> </w:t>
      </w:r>
      <w:r>
        <w:t>Alliance</w:t>
      </w:r>
      <w:r>
        <w:rPr>
          <w:spacing w:val="-1"/>
        </w:rPr>
        <w:t xml:space="preserve"> </w:t>
      </w:r>
      <w:r>
        <w:t>Group</w:t>
      </w:r>
      <w:r>
        <w:rPr>
          <w:spacing w:val="-4"/>
        </w:rPr>
        <w:t xml:space="preserve"> </w:t>
      </w:r>
      <w:r>
        <w:t>work</w:t>
      </w:r>
      <w:r>
        <w:rPr>
          <w:spacing w:val="-4"/>
        </w:rPr>
        <w:t xml:space="preserve"> </w:t>
      </w:r>
      <w:r>
        <w:t>sites</w:t>
      </w:r>
      <w:r>
        <w:rPr>
          <w:spacing w:val="-2"/>
        </w:rPr>
        <w:t xml:space="preserve"> </w:t>
      </w:r>
      <w:r>
        <w:t>are</w:t>
      </w:r>
      <w:r>
        <w:rPr>
          <w:spacing w:val="-5"/>
        </w:rPr>
        <w:t xml:space="preserve"> </w:t>
      </w:r>
      <w:r>
        <w:t>deemed</w:t>
      </w:r>
      <w:r>
        <w:rPr>
          <w:spacing w:val="-5"/>
        </w:rPr>
        <w:t xml:space="preserve"> </w:t>
      </w:r>
      <w:r>
        <w:t>to</w:t>
      </w:r>
      <w:r>
        <w:rPr>
          <w:spacing w:val="-4"/>
        </w:rPr>
        <w:t xml:space="preserve"> </w:t>
      </w:r>
      <w:r>
        <w:t>be</w:t>
      </w:r>
      <w:r>
        <w:rPr>
          <w:spacing w:val="-2"/>
        </w:rPr>
        <w:t xml:space="preserve"> </w:t>
      </w:r>
      <w:r>
        <w:t>safety</w:t>
      </w:r>
      <w:r>
        <w:rPr>
          <w:spacing w:val="-4"/>
        </w:rPr>
        <w:t xml:space="preserve"> </w:t>
      </w:r>
      <w:r>
        <w:rPr>
          <w:spacing w:val="-2"/>
        </w:rPr>
        <w:t>critical.</w:t>
      </w:r>
    </w:p>
    <w:p w14:paraId="7BE3D430" w14:textId="77777777" w:rsidR="008B3B6B" w:rsidRDefault="008B3B6B" w:rsidP="008B3B6B">
      <w:pPr>
        <w:pStyle w:val="ListParagraph"/>
        <w:tabs>
          <w:tab w:val="left" w:pos="883"/>
        </w:tabs>
        <w:spacing w:before="267"/>
        <w:ind w:left="883" w:firstLine="0"/>
      </w:pPr>
    </w:p>
    <w:p w14:paraId="128C087B" w14:textId="77777777" w:rsidR="006F51D4" w:rsidRDefault="006777C8" w:rsidP="008B3B6B">
      <w:pPr>
        <w:pStyle w:val="Heading1"/>
        <w:numPr>
          <w:ilvl w:val="0"/>
          <w:numId w:val="4"/>
        </w:numPr>
        <w:spacing w:before="122"/>
        <w:ind w:left="720" w:hanging="720"/>
      </w:pPr>
      <w:bookmarkStart w:id="17" w:name="_bookmark2"/>
      <w:bookmarkStart w:id="18" w:name="_Toc210056090"/>
      <w:bookmarkEnd w:id="17"/>
      <w:r>
        <w:t>DRUG</w:t>
      </w:r>
      <w:r>
        <w:rPr>
          <w:spacing w:val="-13"/>
        </w:rPr>
        <w:t xml:space="preserve"> </w:t>
      </w:r>
      <w:r>
        <w:t>AND</w:t>
      </w:r>
      <w:r>
        <w:rPr>
          <w:spacing w:val="-10"/>
        </w:rPr>
        <w:t xml:space="preserve"> </w:t>
      </w:r>
      <w:r>
        <w:t>ALCOHOL</w:t>
      </w:r>
      <w:r>
        <w:rPr>
          <w:spacing w:val="-11"/>
        </w:rPr>
        <w:t xml:space="preserve"> </w:t>
      </w:r>
      <w:r>
        <w:t>TESTING</w:t>
      </w:r>
      <w:r>
        <w:rPr>
          <w:spacing w:val="-10"/>
        </w:rPr>
        <w:t xml:space="preserve"> </w:t>
      </w:r>
      <w:r>
        <w:t>AND</w:t>
      </w:r>
      <w:r>
        <w:rPr>
          <w:spacing w:val="-8"/>
        </w:rPr>
        <w:t xml:space="preserve"> </w:t>
      </w:r>
      <w:r>
        <w:rPr>
          <w:spacing w:val="-2"/>
        </w:rPr>
        <w:t>SEARCH</w:t>
      </w:r>
      <w:bookmarkEnd w:id="18"/>
    </w:p>
    <w:p w14:paraId="128C087C" w14:textId="77777777" w:rsidR="006F51D4" w:rsidRDefault="006777C8" w:rsidP="007C56D6">
      <w:pPr>
        <w:pStyle w:val="ListParagraph"/>
        <w:numPr>
          <w:ilvl w:val="1"/>
          <w:numId w:val="4"/>
        </w:numPr>
        <w:spacing w:before="240"/>
        <w:ind w:left="1080" w:hanging="358"/>
      </w:pPr>
      <w:r>
        <w:t>Testing</w:t>
      </w:r>
      <w:r>
        <w:rPr>
          <w:spacing w:val="-7"/>
        </w:rPr>
        <w:t xml:space="preserve"> </w:t>
      </w:r>
      <w:r>
        <w:t>will</w:t>
      </w:r>
      <w:r>
        <w:rPr>
          <w:spacing w:val="-3"/>
        </w:rPr>
        <w:t xml:space="preserve"> </w:t>
      </w:r>
      <w:r>
        <w:t>be</w:t>
      </w:r>
      <w:r>
        <w:rPr>
          <w:spacing w:val="-2"/>
        </w:rPr>
        <w:t xml:space="preserve"> </w:t>
      </w:r>
      <w:r>
        <w:t>conducted</w:t>
      </w:r>
      <w:r>
        <w:rPr>
          <w:spacing w:val="-3"/>
        </w:rPr>
        <w:t xml:space="preserve"> </w:t>
      </w:r>
      <w:r>
        <w:t>under</w:t>
      </w:r>
      <w:r>
        <w:rPr>
          <w:spacing w:val="-2"/>
        </w:rPr>
        <w:t xml:space="preserve"> </w:t>
      </w:r>
      <w:r>
        <w:t>the</w:t>
      </w:r>
      <w:r>
        <w:rPr>
          <w:spacing w:val="-3"/>
        </w:rPr>
        <w:t xml:space="preserve"> </w:t>
      </w:r>
      <w:r>
        <w:t>following</w:t>
      </w:r>
      <w:r>
        <w:rPr>
          <w:spacing w:val="-4"/>
        </w:rPr>
        <w:t xml:space="preserve"> </w:t>
      </w:r>
      <w:r>
        <w:rPr>
          <w:spacing w:val="-2"/>
        </w:rPr>
        <w:t>circumstances:</w:t>
      </w:r>
    </w:p>
    <w:p w14:paraId="128C087D" w14:textId="77777777" w:rsidR="006F51D4" w:rsidRPr="000B5E63" w:rsidRDefault="006777C8" w:rsidP="007C56D6">
      <w:pPr>
        <w:pStyle w:val="ListParagraph"/>
        <w:numPr>
          <w:ilvl w:val="2"/>
          <w:numId w:val="4"/>
        </w:numPr>
      </w:pPr>
      <w:r>
        <w:t>Pre</w:t>
      </w:r>
      <w:r>
        <w:rPr>
          <w:spacing w:val="-2"/>
        </w:rPr>
        <w:t xml:space="preserve"> employment</w:t>
      </w:r>
    </w:p>
    <w:p w14:paraId="750BA53C" w14:textId="2E36A00E" w:rsidR="00C84A38" w:rsidRDefault="00BF1BBE" w:rsidP="007C56D6">
      <w:pPr>
        <w:pStyle w:val="ListParagraph"/>
        <w:numPr>
          <w:ilvl w:val="2"/>
          <w:numId w:val="4"/>
        </w:numPr>
      </w:pPr>
      <w:r>
        <w:rPr>
          <w:spacing w:val="-2"/>
        </w:rPr>
        <w:t xml:space="preserve">First </w:t>
      </w:r>
      <w:r w:rsidR="00C84A38">
        <w:rPr>
          <w:spacing w:val="-2"/>
        </w:rPr>
        <w:t>90 days</w:t>
      </w:r>
    </w:p>
    <w:p w14:paraId="128C087E" w14:textId="77777777" w:rsidR="006F51D4" w:rsidRDefault="006777C8" w:rsidP="007C56D6">
      <w:pPr>
        <w:pStyle w:val="ListParagraph"/>
        <w:numPr>
          <w:ilvl w:val="2"/>
          <w:numId w:val="4"/>
        </w:numPr>
        <w:spacing w:before="1" w:line="279" w:lineRule="exact"/>
      </w:pPr>
      <w:r>
        <w:t>Internal</w:t>
      </w:r>
      <w:r>
        <w:rPr>
          <w:spacing w:val="-5"/>
        </w:rPr>
        <w:t xml:space="preserve"> </w:t>
      </w:r>
      <w:r>
        <w:rPr>
          <w:spacing w:val="-2"/>
        </w:rPr>
        <w:t>transfer</w:t>
      </w:r>
    </w:p>
    <w:p w14:paraId="128C087F" w14:textId="77777777" w:rsidR="006F51D4" w:rsidRDefault="006777C8" w:rsidP="007C56D6">
      <w:pPr>
        <w:pStyle w:val="ListParagraph"/>
        <w:numPr>
          <w:ilvl w:val="2"/>
          <w:numId w:val="4"/>
        </w:numPr>
        <w:spacing w:line="279" w:lineRule="exact"/>
      </w:pPr>
      <w:r>
        <w:t>Reasonable</w:t>
      </w:r>
      <w:r>
        <w:rPr>
          <w:spacing w:val="-8"/>
        </w:rPr>
        <w:t xml:space="preserve"> </w:t>
      </w:r>
      <w:r>
        <w:rPr>
          <w:spacing w:val="-4"/>
        </w:rPr>
        <w:t>cause</w:t>
      </w:r>
    </w:p>
    <w:p w14:paraId="128C0880" w14:textId="77777777" w:rsidR="006F51D4" w:rsidRDefault="006777C8" w:rsidP="007C56D6">
      <w:pPr>
        <w:pStyle w:val="ListParagraph"/>
        <w:numPr>
          <w:ilvl w:val="2"/>
          <w:numId w:val="4"/>
        </w:numPr>
      </w:pPr>
      <w:r>
        <w:t>Post</w:t>
      </w:r>
      <w:r>
        <w:rPr>
          <w:spacing w:val="-2"/>
        </w:rPr>
        <w:t xml:space="preserve"> incident/accident</w:t>
      </w:r>
    </w:p>
    <w:p w14:paraId="128C0881" w14:textId="77777777" w:rsidR="006F51D4" w:rsidRPr="000B5E63" w:rsidRDefault="006777C8" w:rsidP="007C56D6">
      <w:pPr>
        <w:pStyle w:val="ListParagraph"/>
        <w:numPr>
          <w:ilvl w:val="2"/>
          <w:numId w:val="4"/>
        </w:numPr>
        <w:spacing w:before="1"/>
      </w:pPr>
      <w:r>
        <w:rPr>
          <w:spacing w:val="-2"/>
        </w:rPr>
        <w:t>Random</w:t>
      </w:r>
    </w:p>
    <w:p w14:paraId="137F906C" w14:textId="44A7DFB6" w:rsidR="008674C3" w:rsidRDefault="00255E91" w:rsidP="008674C3">
      <w:pPr>
        <w:pStyle w:val="ListParagraph"/>
        <w:numPr>
          <w:ilvl w:val="2"/>
          <w:numId w:val="4"/>
        </w:numPr>
        <w:spacing w:before="1"/>
      </w:pPr>
      <w:commentRangeStart w:id="19"/>
      <w:commentRangeStart w:id="20"/>
      <w:ins w:id="21" w:author="Gavin Schiller" w:date="2025-09-30T09:50:00Z" w16du:dateUtc="2025-09-29T20:50:00Z">
        <w:del w:id="22" w:author="Ann-louise Anderson" w:date="2025-10-07T11:39:00Z" w16du:dateUtc="2025-10-06T22:39:00Z">
          <w:r w:rsidDel="00147825">
            <w:rPr>
              <w:spacing w:val="-2"/>
            </w:rPr>
            <w:delText>Non-nega</w:delText>
          </w:r>
        </w:del>
      </w:ins>
      <w:ins w:id="23" w:author="Gavin Schiller" w:date="2025-09-30T09:51:00Z" w16du:dateUtc="2025-09-29T20:51:00Z">
        <w:del w:id="24" w:author="Ann-louise Anderson" w:date="2025-10-07T11:39:00Z" w16du:dateUtc="2025-10-06T22:39:00Z">
          <w:r w:rsidDel="00147825">
            <w:rPr>
              <w:spacing w:val="-2"/>
            </w:rPr>
            <w:delText xml:space="preserve">tive </w:delText>
          </w:r>
        </w:del>
      </w:ins>
      <w:r w:rsidR="00D41317">
        <w:rPr>
          <w:spacing w:val="-2"/>
        </w:rPr>
        <w:t>Re</w:t>
      </w:r>
      <w:commentRangeEnd w:id="19"/>
      <w:r w:rsidR="00147825">
        <w:rPr>
          <w:rStyle w:val="CommentReference"/>
        </w:rPr>
        <w:commentReference w:id="19"/>
      </w:r>
      <w:commentRangeEnd w:id="20"/>
      <w:r w:rsidR="00372DE6">
        <w:rPr>
          <w:rStyle w:val="CommentReference"/>
        </w:rPr>
        <w:commentReference w:id="20"/>
      </w:r>
      <w:r w:rsidR="00D41317">
        <w:rPr>
          <w:spacing w:val="-2"/>
        </w:rPr>
        <w:t>turn to work</w:t>
      </w:r>
    </w:p>
    <w:p w14:paraId="128C0882" w14:textId="06ABB152" w:rsidR="006F51D4" w:rsidRDefault="00BF1BBE" w:rsidP="007C56D6">
      <w:pPr>
        <w:pStyle w:val="ListParagraph"/>
        <w:numPr>
          <w:ilvl w:val="2"/>
          <w:numId w:val="4"/>
        </w:numPr>
      </w:pPr>
      <w:r>
        <w:t>R</w:t>
      </w:r>
      <w:r w:rsidR="006777C8">
        <w:t>ehabilitation</w:t>
      </w:r>
      <w:r w:rsidR="00073319">
        <w:t>/medication</w:t>
      </w:r>
      <w:r w:rsidR="006777C8">
        <w:rPr>
          <w:spacing w:val="-11"/>
        </w:rPr>
        <w:t xml:space="preserve"> </w:t>
      </w:r>
      <w:r>
        <w:rPr>
          <w:spacing w:val="-2"/>
        </w:rPr>
        <w:t>monitoring</w:t>
      </w:r>
      <w:r w:rsidR="008674C3">
        <w:rPr>
          <w:spacing w:val="-2"/>
        </w:rPr>
        <w:t xml:space="preserve"> – Un-announced tests</w:t>
      </w:r>
    </w:p>
    <w:p w14:paraId="128C0883" w14:textId="77777777" w:rsidR="006F51D4" w:rsidRDefault="006F51D4" w:rsidP="00BF1B20">
      <w:pPr>
        <w:pStyle w:val="BodyText"/>
        <w:ind w:left="0" w:firstLine="0"/>
        <w:jc w:val="both"/>
      </w:pPr>
    </w:p>
    <w:p w14:paraId="128C0884" w14:textId="0E5D7ED5" w:rsidR="007C56D6" w:rsidRPr="00E5782B" w:rsidRDefault="006777C8" w:rsidP="008E1EE8">
      <w:pPr>
        <w:pStyle w:val="ListParagraph"/>
        <w:numPr>
          <w:ilvl w:val="1"/>
          <w:numId w:val="4"/>
        </w:numPr>
        <w:spacing w:before="1"/>
        <w:ind w:left="1080" w:right="620"/>
        <w:jc w:val="both"/>
      </w:pPr>
      <w:r w:rsidRPr="00A0742D">
        <w:t xml:space="preserve">All testing will be carried out in accordance with the relevant </w:t>
      </w:r>
      <w:r w:rsidR="008340E2" w:rsidRPr="00A0742D">
        <w:t>Australian New Zealand</w:t>
      </w:r>
      <w:r w:rsidRPr="00A0742D">
        <w:t xml:space="preserve"> testing standards </w:t>
      </w:r>
      <w:r w:rsidR="000A030B" w:rsidRPr="00A0742D">
        <w:t>applying the drug testing cut</w:t>
      </w:r>
      <w:r w:rsidR="00256FCA" w:rsidRPr="00A0742D">
        <w:t xml:space="preserve"> off levels for drugs</w:t>
      </w:r>
      <w:r w:rsidR="00E16819" w:rsidRPr="00A0742D">
        <w:t xml:space="preserve">. For </w:t>
      </w:r>
      <w:r w:rsidR="00256FCA" w:rsidRPr="00A0742D">
        <w:t>the alcohol</w:t>
      </w:r>
      <w:r w:rsidRPr="00A0742D">
        <w:rPr>
          <w:spacing w:val="-1"/>
        </w:rPr>
        <w:t xml:space="preserve"> </w:t>
      </w:r>
      <w:r w:rsidRPr="00A0742D">
        <w:t>limits</w:t>
      </w:r>
      <w:ins w:id="25" w:author="Gavin Schiller" w:date="2025-09-30T09:52:00Z" w16du:dateUtc="2025-09-29T20:52:00Z">
        <w:r w:rsidR="00255E91">
          <w:t>,</w:t>
        </w:r>
      </w:ins>
      <w:r w:rsidR="00E16819" w:rsidRPr="00A0742D">
        <w:t xml:space="preserve"> </w:t>
      </w:r>
      <w:r w:rsidR="00E16819" w:rsidRPr="00E5782B">
        <w:t xml:space="preserve">this will be the limits </w:t>
      </w:r>
      <w:ins w:id="26" w:author="Gavin Schiller" w:date="2025-09-30T09:53:00Z" w16du:dateUtc="2025-09-29T20:53:00Z">
        <w:r w:rsidR="00255E91">
          <w:t xml:space="preserve">deemed appropriate as </w:t>
        </w:r>
      </w:ins>
      <w:del w:id="27" w:author="Gavin Schiller" w:date="2025-09-30T09:53:00Z" w16du:dateUtc="2025-09-29T20:53:00Z">
        <w:r w:rsidR="00E16819" w:rsidRPr="00E5782B" w:rsidDel="00255E91">
          <w:delText>applied</w:delText>
        </w:r>
        <w:r w:rsidRPr="00E5782B" w:rsidDel="00255E91">
          <w:rPr>
            <w:spacing w:val="-4"/>
          </w:rPr>
          <w:delText xml:space="preserve"> </w:delText>
        </w:r>
        <w:r w:rsidRPr="00E5782B" w:rsidDel="00255E91">
          <w:delText>for</w:delText>
        </w:r>
        <w:r w:rsidRPr="00E5782B" w:rsidDel="00255E91">
          <w:rPr>
            <w:spacing w:val="-4"/>
          </w:rPr>
          <w:delText xml:space="preserve"> </w:delText>
        </w:r>
        <w:r w:rsidRPr="00E5782B" w:rsidDel="00255E91">
          <w:delText>drivers</w:delText>
        </w:r>
        <w:r w:rsidRPr="00E5782B" w:rsidDel="00255E91">
          <w:rPr>
            <w:spacing w:val="-1"/>
          </w:rPr>
          <w:delText xml:space="preserve"> </w:delText>
        </w:r>
      </w:del>
      <w:r w:rsidRPr="00E5782B">
        <w:t>defined</w:t>
      </w:r>
      <w:r w:rsidRPr="00E5782B">
        <w:rPr>
          <w:spacing w:val="-1"/>
        </w:rPr>
        <w:t xml:space="preserve"> </w:t>
      </w:r>
      <w:r w:rsidRPr="00E5782B">
        <w:t>by</w:t>
      </w:r>
      <w:r w:rsidRPr="00E5782B">
        <w:rPr>
          <w:spacing w:val="-1"/>
        </w:rPr>
        <w:t xml:space="preserve"> </w:t>
      </w:r>
      <w:r w:rsidRPr="00E5782B">
        <w:t>the</w:t>
      </w:r>
      <w:r w:rsidRPr="00E5782B">
        <w:rPr>
          <w:spacing w:val="-3"/>
        </w:rPr>
        <w:t xml:space="preserve"> </w:t>
      </w:r>
      <w:r w:rsidRPr="00E5782B">
        <w:t>Land</w:t>
      </w:r>
      <w:r w:rsidRPr="00E5782B">
        <w:rPr>
          <w:spacing w:val="-4"/>
        </w:rPr>
        <w:t xml:space="preserve"> </w:t>
      </w:r>
      <w:r w:rsidRPr="00E5782B">
        <w:t>Transport</w:t>
      </w:r>
      <w:r w:rsidRPr="00E5782B">
        <w:rPr>
          <w:spacing w:val="-1"/>
        </w:rPr>
        <w:t xml:space="preserve"> </w:t>
      </w:r>
      <w:r w:rsidRPr="00E5782B">
        <w:t>Act,</w:t>
      </w:r>
      <w:r w:rsidRPr="00E5782B">
        <w:rPr>
          <w:spacing w:val="-3"/>
        </w:rPr>
        <w:t xml:space="preserve"> </w:t>
      </w:r>
      <w:r w:rsidRPr="00E5782B">
        <w:t>and all</w:t>
      </w:r>
      <w:r w:rsidRPr="00E5782B">
        <w:rPr>
          <w:spacing w:val="-2"/>
        </w:rPr>
        <w:t xml:space="preserve"> </w:t>
      </w:r>
      <w:r w:rsidRPr="00E5782B">
        <w:t>information</w:t>
      </w:r>
      <w:r w:rsidRPr="00E5782B">
        <w:rPr>
          <w:spacing w:val="-4"/>
        </w:rPr>
        <w:t xml:space="preserve"> </w:t>
      </w:r>
      <w:r w:rsidRPr="00E5782B">
        <w:t>will</w:t>
      </w:r>
      <w:r w:rsidRPr="00E5782B">
        <w:rPr>
          <w:spacing w:val="-1"/>
        </w:rPr>
        <w:t xml:space="preserve"> </w:t>
      </w:r>
      <w:r w:rsidRPr="00E5782B">
        <w:t>be</w:t>
      </w:r>
      <w:r w:rsidRPr="00E5782B">
        <w:rPr>
          <w:spacing w:val="-1"/>
        </w:rPr>
        <w:t xml:space="preserve"> </w:t>
      </w:r>
      <w:r w:rsidRPr="00E5782B">
        <w:t>dealt with in accordance with the Privacy Act</w:t>
      </w:r>
      <w:r w:rsidR="00E16819" w:rsidRPr="00E5782B">
        <w:t xml:space="preserve"> 2020</w:t>
      </w:r>
      <w:r w:rsidRPr="00E5782B">
        <w:t>.</w:t>
      </w:r>
    </w:p>
    <w:p w14:paraId="061E3026" w14:textId="77777777" w:rsidR="00F90149" w:rsidRDefault="00F90149" w:rsidP="00BF1B20">
      <w:pPr>
        <w:jc w:val="both"/>
      </w:pPr>
    </w:p>
    <w:p w14:paraId="68C14103" w14:textId="77777777" w:rsidR="006F51D4" w:rsidRDefault="006F51D4" w:rsidP="00F20852">
      <w:pPr>
        <w:jc w:val="both"/>
      </w:pPr>
    </w:p>
    <w:p w14:paraId="128C0885" w14:textId="03674A94" w:rsidR="006F51D4" w:rsidRDefault="006777C8" w:rsidP="008520A8">
      <w:pPr>
        <w:pStyle w:val="ListParagraph"/>
        <w:numPr>
          <w:ilvl w:val="1"/>
          <w:numId w:val="4"/>
        </w:numPr>
        <w:spacing w:before="267"/>
        <w:ind w:left="1080" w:right="360"/>
        <w:jc w:val="both"/>
      </w:pPr>
      <w:r>
        <w:t xml:space="preserve">Searches for drugs using drug dogs on company premises will be undertaken at Alliance Group's discretion </w:t>
      </w:r>
      <w:r w:rsidR="00AA5521">
        <w:t>following</w:t>
      </w:r>
      <w:r>
        <w:t xml:space="preserve"> standard operating procedures. Police may be contacted where an employee or contractor is found to be in possession of drugs or where there is reason to believe</w:t>
      </w:r>
      <w:r>
        <w:rPr>
          <w:spacing w:val="-2"/>
        </w:rPr>
        <w:t xml:space="preserve"> </w:t>
      </w:r>
      <w:r>
        <w:t>that</w:t>
      </w:r>
      <w:r>
        <w:rPr>
          <w:spacing w:val="-5"/>
        </w:rPr>
        <w:t xml:space="preserve"> </w:t>
      </w:r>
      <w:r>
        <w:t>property</w:t>
      </w:r>
      <w:r>
        <w:rPr>
          <w:spacing w:val="-3"/>
        </w:rPr>
        <w:t xml:space="preserve"> </w:t>
      </w:r>
      <w:r>
        <w:t>or</w:t>
      </w:r>
      <w:r>
        <w:rPr>
          <w:spacing w:val="-2"/>
        </w:rPr>
        <w:t xml:space="preserve"> </w:t>
      </w:r>
      <w:r>
        <w:t>a</w:t>
      </w:r>
      <w:r>
        <w:rPr>
          <w:spacing w:val="-5"/>
        </w:rPr>
        <w:t xml:space="preserve"> </w:t>
      </w:r>
      <w:r>
        <w:t>vehicle</w:t>
      </w:r>
      <w:r>
        <w:rPr>
          <w:spacing w:val="-2"/>
        </w:rPr>
        <w:t xml:space="preserve"> </w:t>
      </w:r>
      <w:r>
        <w:t>belonging</w:t>
      </w:r>
      <w:r>
        <w:rPr>
          <w:spacing w:val="-3"/>
        </w:rPr>
        <w:t xml:space="preserve"> </w:t>
      </w:r>
      <w:r>
        <w:t>to</w:t>
      </w:r>
      <w:r>
        <w:rPr>
          <w:spacing w:val="-4"/>
        </w:rPr>
        <w:t xml:space="preserve"> </w:t>
      </w:r>
      <w:r>
        <w:t>an</w:t>
      </w:r>
      <w:r>
        <w:rPr>
          <w:spacing w:val="-2"/>
        </w:rPr>
        <w:t xml:space="preserve"> </w:t>
      </w:r>
      <w:r>
        <w:t>employee</w:t>
      </w:r>
      <w:r>
        <w:rPr>
          <w:spacing w:val="-4"/>
        </w:rPr>
        <w:t xml:space="preserve"> </w:t>
      </w:r>
      <w:r>
        <w:t>or</w:t>
      </w:r>
      <w:r>
        <w:rPr>
          <w:spacing w:val="-2"/>
        </w:rPr>
        <w:t xml:space="preserve"> </w:t>
      </w:r>
      <w:r>
        <w:t>contractor</w:t>
      </w:r>
      <w:r>
        <w:rPr>
          <w:spacing w:val="-5"/>
        </w:rPr>
        <w:t xml:space="preserve"> </w:t>
      </w:r>
      <w:r>
        <w:t>may</w:t>
      </w:r>
      <w:r>
        <w:rPr>
          <w:spacing w:val="-4"/>
        </w:rPr>
        <w:t xml:space="preserve"> </w:t>
      </w:r>
      <w:r>
        <w:t>contain</w:t>
      </w:r>
      <w:r>
        <w:rPr>
          <w:spacing w:val="-3"/>
        </w:rPr>
        <w:t xml:space="preserve"> </w:t>
      </w:r>
      <w:r>
        <w:t xml:space="preserve">illegal </w:t>
      </w:r>
      <w:r>
        <w:rPr>
          <w:spacing w:val="-2"/>
        </w:rPr>
        <w:t>drugs.</w:t>
      </w:r>
    </w:p>
    <w:p w14:paraId="6BD1F62C" w14:textId="77777777" w:rsidR="007C56D6" w:rsidRDefault="007C56D6" w:rsidP="005356AD">
      <w:pPr>
        <w:pStyle w:val="ListParagraph"/>
        <w:spacing w:before="267"/>
        <w:ind w:left="1080" w:right="605" w:firstLine="0"/>
        <w:jc w:val="both"/>
      </w:pPr>
    </w:p>
    <w:p w14:paraId="128C0887" w14:textId="77777777" w:rsidR="006F51D4" w:rsidRDefault="006777C8" w:rsidP="008520A8">
      <w:pPr>
        <w:pStyle w:val="Heading1"/>
        <w:numPr>
          <w:ilvl w:val="0"/>
          <w:numId w:val="4"/>
        </w:numPr>
        <w:spacing w:before="22"/>
        <w:ind w:left="720" w:right="360" w:hanging="720"/>
      </w:pPr>
      <w:bookmarkStart w:id="28" w:name="_bookmark3"/>
      <w:bookmarkStart w:id="29" w:name="_Toc210056091"/>
      <w:bookmarkEnd w:id="28"/>
      <w:r>
        <w:t>TESTING</w:t>
      </w:r>
      <w:r>
        <w:rPr>
          <w:spacing w:val="-17"/>
        </w:rPr>
        <w:t xml:space="preserve"> </w:t>
      </w:r>
      <w:r>
        <w:rPr>
          <w:spacing w:val="-2"/>
        </w:rPr>
        <w:t>OUTCOMES</w:t>
      </w:r>
      <w:bookmarkEnd w:id="29"/>
    </w:p>
    <w:p w14:paraId="128C0888" w14:textId="55886D7A" w:rsidR="006F51D4" w:rsidRDefault="006777C8" w:rsidP="008520A8">
      <w:pPr>
        <w:pStyle w:val="ListParagraph"/>
        <w:numPr>
          <w:ilvl w:val="1"/>
          <w:numId w:val="4"/>
        </w:numPr>
        <w:spacing w:before="240"/>
        <w:ind w:left="1080" w:right="360"/>
        <w:jc w:val="both"/>
      </w:pPr>
      <w:r>
        <w:t xml:space="preserve">Where there is a non-negative result for an initial </w:t>
      </w:r>
      <w:r w:rsidR="00777AE5">
        <w:t>drug test</w:t>
      </w:r>
      <w:r>
        <w:t>, the employee may</w:t>
      </w:r>
      <w:r>
        <w:rPr>
          <w:spacing w:val="-4"/>
        </w:rPr>
        <w:t xml:space="preserve"> </w:t>
      </w:r>
      <w:r>
        <w:t>elect</w:t>
      </w:r>
      <w:r>
        <w:rPr>
          <w:spacing w:val="-1"/>
        </w:rPr>
        <w:t xml:space="preserve"> </w:t>
      </w:r>
      <w:r>
        <w:t>to</w:t>
      </w:r>
      <w:r>
        <w:rPr>
          <w:spacing w:val="-1"/>
        </w:rPr>
        <w:t xml:space="preserve"> </w:t>
      </w:r>
      <w:r>
        <w:t>undergo</w:t>
      </w:r>
      <w:r>
        <w:rPr>
          <w:spacing w:val="-1"/>
        </w:rPr>
        <w:t xml:space="preserve"> </w:t>
      </w:r>
      <w:r>
        <w:t>a</w:t>
      </w:r>
      <w:r w:rsidR="008B7333">
        <w:t xml:space="preserve"> process to collect specimens for a</w:t>
      </w:r>
      <w:r>
        <w:rPr>
          <w:spacing w:val="-5"/>
        </w:rPr>
        <w:t xml:space="preserve"> </w:t>
      </w:r>
      <w:r w:rsidR="009F0348">
        <w:rPr>
          <w:spacing w:val="-5"/>
        </w:rPr>
        <w:t>confirmatory test</w:t>
      </w:r>
      <w:r>
        <w:t>.</w:t>
      </w:r>
      <w:r w:rsidR="005F69BA">
        <w:t xml:space="preserve"> </w:t>
      </w:r>
      <w:r w:rsidR="00370EEE">
        <w:t>An</w:t>
      </w:r>
      <w:r w:rsidR="0078128D">
        <w:t>y</w:t>
      </w:r>
      <w:r w:rsidR="00370EEE">
        <w:t xml:space="preserve"> onsite drug screen result </w:t>
      </w:r>
      <w:r w:rsidR="0078128D">
        <w:t>that indicates a</w:t>
      </w:r>
      <w:r w:rsidR="00370EEE">
        <w:t xml:space="preserve"> Class A </w:t>
      </w:r>
      <w:r w:rsidR="00C83804">
        <w:t>o</w:t>
      </w:r>
      <w:r w:rsidR="00370EEE">
        <w:t>r B drug</w:t>
      </w:r>
      <w:r w:rsidR="00FF7E56">
        <w:t>, i.e</w:t>
      </w:r>
      <w:r w:rsidR="0036136C">
        <w:t xml:space="preserve">. </w:t>
      </w:r>
      <w:r w:rsidR="00FF7E56">
        <w:t xml:space="preserve">Methamphetamine, </w:t>
      </w:r>
      <w:r w:rsidR="00E42E72">
        <w:t xml:space="preserve">Amphetamine, </w:t>
      </w:r>
      <w:r w:rsidR="00FF7E56">
        <w:t>Opiates, Cocaine,</w:t>
      </w:r>
      <w:r w:rsidR="00370EEE">
        <w:t xml:space="preserve"> </w:t>
      </w:r>
      <w:commentRangeStart w:id="30"/>
      <w:r w:rsidR="00370EEE">
        <w:t xml:space="preserve">will require </w:t>
      </w:r>
      <w:ins w:id="31" w:author="Gavin Schiller" w:date="2025-09-30T10:22:00Z" w16du:dateUtc="2025-09-29T21:22:00Z">
        <w:r w:rsidR="004A20AE">
          <w:t xml:space="preserve">a urine </w:t>
        </w:r>
        <w:r w:rsidR="00F22A41">
          <w:t>screen for</w:t>
        </w:r>
        <w:r w:rsidR="004A20AE">
          <w:t xml:space="preserve"> </w:t>
        </w:r>
      </w:ins>
      <w:r w:rsidR="00370EEE">
        <w:t>confirmation</w:t>
      </w:r>
      <w:r w:rsidR="003B1AFA">
        <w:t>.</w:t>
      </w:r>
      <w:r w:rsidR="00C83804">
        <w:t xml:space="preserve"> If </w:t>
      </w:r>
      <w:r w:rsidR="0078128D">
        <w:t>a</w:t>
      </w:r>
      <w:r w:rsidR="00CF321D">
        <w:t xml:space="preserve"> </w:t>
      </w:r>
      <w:r w:rsidR="00C83804">
        <w:t>confirmed</w:t>
      </w:r>
      <w:r w:rsidR="002A4C2A">
        <w:t xml:space="preserve"> result is</w:t>
      </w:r>
      <w:r w:rsidR="00C83804">
        <w:t xml:space="preserve"> positive</w:t>
      </w:r>
      <w:r w:rsidR="002D104A">
        <w:t xml:space="preserve">, the </w:t>
      </w:r>
      <w:r w:rsidR="002A4C2A">
        <w:t>worker will be responsible for the co</w:t>
      </w:r>
      <w:commentRangeEnd w:id="30"/>
      <w:r w:rsidR="00D72C78">
        <w:rPr>
          <w:rStyle w:val="CommentReference"/>
        </w:rPr>
        <w:commentReference w:id="30"/>
      </w:r>
      <w:r w:rsidR="002A4C2A">
        <w:t xml:space="preserve">st of the </w:t>
      </w:r>
      <w:ins w:id="32" w:author="Gavin Schiller" w:date="2025-09-30T10:22:00Z" w16du:dateUtc="2025-09-29T21:22:00Z">
        <w:r w:rsidR="00F22A41">
          <w:t>laboratory</w:t>
        </w:r>
      </w:ins>
      <w:ins w:id="33" w:author="Gavin Schiller" w:date="2025-09-30T10:23:00Z" w16du:dateUtc="2025-09-29T21:23:00Z">
        <w:r w:rsidR="00F22A41">
          <w:t xml:space="preserve"> </w:t>
        </w:r>
      </w:ins>
      <w:r w:rsidR="002A4C2A">
        <w:t>test</w:t>
      </w:r>
      <w:r w:rsidR="000969DA">
        <w:t>.</w:t>
      </w:r>
      <w:r w:rsidR="00795764">
        <w:t xml:space="preserve"> T</w:t>
      </w:r>
      <w:r>
        <w:t xml:space="preserve">he employee will </w:t>
      </w:r>
      <w:r w:rsidR="00795764">
        <w:t xml:space="preserve">be </w:t>
      </w:r>
      <w:r w:rsidR="00B74F84">
        <w:t>suspended</w:t>
      </w:r>
      <w:r w:rsidR="003117C3">
        <w:t xml:space="preserve"> following any </w:t>
      </w:r>
      <w:r w:rsidR="2F084F50">
        <w:t>non-negative</w:t>
      </w:r>
      <w:r w:rsidR="003117C3">
        <w:t xml:space="preserve"> test, </w:t>
      </w:r>
      <w:r w:rsidR="00D65C1E">
        <w:t xml:space="preserve">pending confirmation of the </w:t>
      </w:r>
      <w:r>
        <w:t>result and</w:t>
      </w:r>
      <w:r w:rsidR="00B54D93">
        <w:t xml:space="preserve"> or </w:t>
      </w:r>
      <w:r>
        <w:t>until the matter is resolved.</w:t>
      </w:r>
      <w:r w:rsidR="000969DA">
        <w:t xml:space="preserve"> </w:t>
      </w:r>
      <w:r w:rsidR="006B6DD2">
        <w:t xml:space="preserve">Confirmation results </w:t>
      </w:r>
      <w:ins w:id="34" w:author="Gavin Schiller" w:date="2025-09-30T10:23:00Z" w16du:dateUtc="2025-09-29T21:23:00Z">
        <w:r w:rsidR="00532BAB">
          <w:t>f</w:t>
        </w:r>
        <w:commentRangeStart w:id="35"/>
        <w:r w:rsidR="00532BAB">
          <w:t>rom the labor</w:t>
        </w:r>
      </w:ins>
      <w:ins w:id="36" w:author="Gavin Schiller" w:date="2025-09-30T10:24:00Z" w16du:dateUtc="2025-09-29T21:24:00Z">
        <w:r w:rsidR="00532BAB">
          <w:t xml:space="preserve">atory </w:t>
        </w:r>
      </w:ins>
      <w:del w:id="37" w:author="Gavin Schiller" w:date="2025-09-30T10:23:00Z" w16du:dateUtc="2025-09-29T21:23:00Z">
        <w:r w:rsidR="006B6DD2" w:rsidDel="00CF23E9">
          <w:delText xml:space="preserve">will </w:delText>
        </w:r>
      </w:del>
      <w:ins w:id="38" w:author="Gavin Schiller" w:date="2025-09-30T10:23:00Z" w16du:dateUtc="2025-09-29T21:23:00Z">
        <w:r w:rsidR="00CF23E9">
          <w:t xml:space="preserve">can </w:t>
        </w:r>
      </w:ins>
      <w:r w:rsidR="006B6DD2">
        <w:t xml:space="preserve">take </w:t>
      </w:r>
      <w:ins w:id="39" w:author="Gavin Schiller" w:date="2025-09-30T10:23:00Z" w16du:dateUtc="2025-09-29T21:23:00Z">
        <w:r w:rsidR="00CF23E9">
          <w:t xml:space="preserve">up to </w:t>
        </w:r>
      </w:ins>
      <w:del w:id="40" w:author="Gavin Schiller" w:date="2025-09-30T10:24:00Z" w16du:dateUtc="2025-09-29T21:24:00Z">
        <w:r w:rsidR="006B6DD2" w:rsidDel="00532BAB">
          <w:delText>2-4</w:delText>
        </w:r>
      </w:del>
      <w:ins w:id="41" w:author="Gavin Schiller" w:date="2025-09-30T10:24:00Z" w16du:dateUtc="2025-09-29T21:24:00Z">
        <w:r w:rsidR="00532BAB">
          <w:t>10</w:t>
        </w:r>
      </w:ins>
      <w:r w:rsidR="006B6DD2">
        <w:t xml:space="preserve"> days.</w:t>
      </w:r>
      <w:r w:rsidR="45A10B9F">
        <w:t xml:space="preserve"> </w:t>
      </w:r>
      <w:commentRangeEnd w:id="35"/>
      <w:r w:rsidR="00D72C78">
        <w:rPr>
          <w:rStyle w:val="CommentReference"/>
        </w:rPr>
        <w:commentReference w:id="35"/>
      </w:r>
      <w:r w:rsidR="000969DA">
        <w:t>This</w:t>
      </w:r>
      <w:r w:rsidR="00794412">
        <w:t xml:space="preserve"> </w:t>
      </w:r>
      <w:r w:rsidR="000969DA">
        <w:t>stand-down</w:t>
      </w:r>
      <w:r w:rsidR="00794412">
        <w:t xml:space="preserve"> period will be unpaid</w:t>
      </w:r>
      <w:r w:rsidR="00730359">
        <w:t>.</w:t>
      </w:r>
      <w:r w:rsidR="00F2569C">
        <w:t xml:space="preserve"> Return to work </w:t>
      </w:r>
      <w:r w:rsidR="00E16819">
        <w:t xml:space="preserve">if approved </w:t>
      </w:r>
      <w:r w:rsidR="00F2569C">
        <w:t>will require a negative test result</w:t>
      </w:r>
      <w:r w:rsidR="002D104A">
        <w:t>.</w:t>
      </w:r>
    </w:p>
    <w:p w14:paraId="128C0889" w14:textId="4A185D3D" w:rsidR="006F51D4" w:rsidRDefault="000E3ABF" w:rsidP="008520A8">
      <w:pPr>
        <w:pStyle w:val="ListParagraph"/>
        <w:spacing w:before="267"/>
        <w:ind w:left="1080" w:right="360" w:firstLine="0"/>
        <w:jc w:val="both"/>
      </w:pPr>
      <w:r>
        <w:t xml:space="preserve">Any offer </w:t>
      </w:r>
      <w:r w:rsidR="00713476">
        <w:t xml:space="preserve">of </w:t>
      </w:r>
      <w:r w:rsidR="00B472AF">
        <w:t>rehabilitation</w:t>
      </w:r>
      <w:r w:rsidR="00E16819">
        <w:t xml:space="preserve"> or return to work</w:t>
      </w:r>
      <w:r w:rsidR="00B472AF">
        <w:t xml:space="preserve"> </w:t>
      </w:r>
      <w:r w:rsidR="004B6047">
        <w:t>is at the sole discretion of Alliance</w:t>
      </w:r>
      <w:r w:rsidR="00C43361">
        <w:t xml:space="preserve">, </w:t>
      </w:r>
      <w:r w:rsidR="009C159E">
        <w:t>based on individual circumstances</w:t>
      </w:r>
      <w:r w:rsidR="00470EC7">
        <w:t xml:space="preserve"> </w:t>
      </w:r>
      <w:r w:rsidR="00C84F3E">
        <w:t>i</w:t>
      </w:r>
      <w:r w:rsidR="0036136C">
        <w:t>.</w:t>
      </w:r>
      <w:r w:rsidR="00C84F3E">
        <w:t>e.</w:t>
      </w:r>
      <w:r w:rsidR="002B130E">
        <w:t xml:space="preserve"> </w:t>
      </w:r>
      <w:r w:rsidR="003A2AA8">
        <w:t>volunteered</w:t>
      </w:r>
      <w:r w:rsidR="00C84F3E">
        <w:t xml:space="preserve"> </w:t>
      </w:r>
      <w:r w:rsidR="00EC2DB4">
        <w:t xml:space="preserve">substance use disorder or </w:t>
      </w:r>
      <w:r w:rsidR="009060F5">
        <w:t xml:space="preserve">following </w:t>
      </w:r>
      <w:r w:rsidR="00EC2DB4">
        <w:t xml:space="preserve">a </w:t>
      </w:r>
      <w:r w:rsidR="009060F5">
        <w:t>non</w:t>
      </w:r>
      <w:r w:rsidR="0036136C">
        <w:t>-</w:t>
      </w:r>
      <w:r w:rsidR="009060F5">
        <w:t xml:space="preserve"> negative/positive</w:t>
      </w:r>
      <w:r w:rsidR="006B6DD2">
        <w:t xml:space="preserve"> </w:t>
      </w:r>
      <w:r w:rsidR="00EC2DB4">
        <w:t>drug test</w:t>
      </w:r>
      <w:r w:rsidR="0011430F">
        <w:t xml:space="preserve"> </w:t>
      </w:r>
      <w:r w:rsidR="00FE54BC">
        <w:t>if offered</w:t>
      </w:r>
      <w:r w:rsidR="00B2580A">
        <w:t>.</w:t>
      </w:r>
      <w:r w:rsidR="00E31000">
        <w:t xml:space="preserve"> An</w:t>
      </w:r>
      <w:r w:rsidR="001576D2">
        <w:t>y</w:t>
      </w:r>
      <w:r w:rsidR="008536DC">
        <w:t xml:space="preserve"> offer </w:t>
      </w:r>
      <w:r w:rsidR="007060A7">
        <w:t>of</w:t>
      </w:r>
      <w:r w:rsidR="008536DC">
        <w:t xml:space="preserve"> </w:t>
      </w:r>
      <w:r w:rsidR="009F503C">
        <w:t>rehabilitation</w:t>
      </w:r>
      <w:r w:rsidR="004B6047">
        <w:t xml:space="preserve"> </w:t>
      </w:r>
      <w:r w:rsidR="006777C8">
        <w:t>w</w:t>
      </w:r>
      <w:r w:rsidR="002C161E">
        <w:t>ill</w:t>
      </w:r>
      <w:r w:rsidR="006777C8">
        <w:t xml:space="preserve"> </w:t>
      </w:r>
      <w:r w:rsidR="00C6223C">
        <w:t>be made</w:t>
      </w:r>
      <w:r w:rsidR="006777C8">
        <w:t xml:space="preserve"> only once. </w:t>
      </w:r>
      <w:r w:rsidR="00C21267">
        <w:t xml:space="preserve"> Either </w:t>
      </w:r>
      <w:r w:rsidR="002B130E">
        <w:t>as a voluntary or as a condition of return to work, an offer to participate in a rehabilitation programme</w:t>
      </w:r>
      <w:r w:rsidR="00FB493D">
        <w:t xml:space="preserve"> may </w:t>
      </w:r>
      <w:r w:rsidR="002B130E">
        <w:t xml:space="preserve">include a condition that follow-up or unannounced </w:t>
      </w:r>
      <w:r w:rsidR="009F503C">
        <w:t xml:space="preserve">testing </w:t>
      </w:r>
      <w:r w:rsidR="00531F77">
        <w:t>is</w:t>
      </w:r>
      <w:r w:rsidR="009F503C">
        <w:t xml:space="preserve"> </w:t>
      </w:r>
      <w:r w:rsidR="00085463">
        <w:t xml:space="preserve">required and </w:t>
      </w:r>
      <w:r w:rsidR="009F503C">
        <w:t>conducted by Alliance Group</w:t>
      </w:r>
      <w:r w:rsidR="00A836CD">
        <w:t xml:space="preserve"> during and following the rehabilitation programme</w:t>
      </w:r>
      <w:r w:rsidR="00AA7FD9">
        <w:t xml:space="preserve">. </w:t>
      </w:r>
      <w:r w:rsidR="00085463">
        <w:t xml:space="preserve">Such testing </w:t>
      </w:r>
      <w:r w:rsidR="00925BA1">
        <w:t xml:space="preserve">requirements </w:t>
      </w:r>
      <w:r w:rsidR="00FB493D">
        <w:t>may</w:t>
      </w:r>
      <w:r w:rsidR="00815E1D">
        <w:t xml:space="preserve"> be</w:t>
      </w:r>
      <w:r w:rsidR="00E274A1">
        <w:t xml:space="preserve"> conducted at random times</w:t>
      </w:r>
      <w:r w:rsidR="00815E1D">
        <w:t xml:space="preserve"> for</w:t>
      </w:r>
      <w:r w:rsidR="009F503C">
        <w:t xml:space="preserve"> a</w:t>
      </w:r>
      <w:r w:rsidR="007C65B1">
        <w:t xml:space="preserve"> set</w:t>
      </w:r>
      <w:r w:rsidR="009F503C">
        <w:t xml:space="preserve"> period of time, up to </w:t>
      </w:r>
      <w:r w:rsidR="001F234A">
        <w:t>one</w:t>
      </w:r>
      <w:r w:rsidR="009F503C">
        <w:t xml:space="preserve"> year, as part of the agreement to participate in a rehabilitation</w:t>
      </w:r>
      <w:r w:rsidR="00ED0D4E">
        <w:t xml:space="preserve"> programme</w:t>
      </w:r>
      <w:r w:rsidR="006777C8">
        <w:t>.</w:t>
      </w:r>
      <w:r w:rsidR="00387056">
        <w:t xml:space="preserve"> This </w:t>
      </w:r>
      <w:r w:rsidR="009F503C">
        <w:t>condition</w:t>
      </w:r>
      <w:r w:rsidR="00387056">
        <w:t xml:space="preserve"> </w:t>
      </w:r>
      <w:r w:rsidR="00DC3856">
        <w:t>will be</w:t>
      </w:r>
      <w:r w:rsidR="00387056">
        <w:t xml:space="preserve"> required for mandated </w:t>
      </w:r>
      <w:r w:rsidR="00815E1D">
        <w:t>rehabilitation</w:t>
      </w:r>
      <w:r w:rsidR="009F503C">
        <w:t>.</w:t>
      </w:r>
    </w:p>
    <w:p w14:paraId="22D38E7A" w14:textId="77777777" w:rsidR="00BF1B20" w:rsidRDefault="00BF1B20" w:rsidP="00BF1B20">
      <w:pPr>
        <w:pStyle w:val="ListParagraph"/>
        <w:spacing w:before="267"/>
        <w:ind w:left="1080" w:right="605" w:firstLine="0"/>
        <w:jc w:val="both"/>
      </w:pPr>
    </w:p>
    <w:p w14:paraId="128C088A" w14:textId="15A6DF21" w:rsidR="006F51D4" w:rsidRDefault="00815E1D" w:rsidP="008B3B6B">
      <w:pPr>
        <w:pStyle w:val="Heading1"/>
        <w:numPr>
          <w:ilvl w:val="0"/>
          <w:numId w:val="4"/>
        </w:numPr>
        <w:ind w:left="720" w:hanging="720"/>
      </w:pPr>
      <w:bookmarkStart w:id="42" w:name="_bookmark4"/>
      <w:bookmarkStart w:id="43" w:name="_Toc210056092"/>
      <w:bookmarkEnd w:id="42"/>
      <w:r>
        <w:rPr>
          <w:spacing w:val="-2"/>
        </w:rPr>
        <w:t>B</w:t>
      </w:r>
      <w:r w:rsidR="00BF1B20">
        <w:rPr>
          <w:spacing w:val="-2"/>
        </w:rPr>
        <w:t>REACH OF DRUG AND ALC</w:t>
      </w:r>
      <w:r w:rsidR="00114A8F">
        <w:rPr>
          <w:spacing w:val="-2"/>
        </w:rPr>
        <w:t>O</w:t>
      </w:r>
      <w:r w:rsidR="00BF1B20">
        <w:rPr>
          <w:spacing w:val="-2"/>
        </w:rPr>
        <w:t>HOL POLICY</w:t>
      </w:r>
      <w:bookmarkEnd w:id="43"/>
    </w:p>
    <w:p w14:paraId="128C088B" w14:textId="7F750EAD" w:rsidR="006F51D4" w:rsidRDefault="00005A3C" w:rsidP="008520A8">
      <w:pPr>
        <w:pStyle w:val="BodyText"/>
        <w:spacing w:before="240"/>
        <w:ind w:left="720" w:right="270" w:firstLine="0"/>
        <w:jc w:val="both"/>
        <w:rPr>
          <w:spacing w:val="-5"/>
        </w:rPr>
      </w:pPr>
      <w:r>
        <w:t xml:space="preserve">The following will be considered a breach of this policy </w:t>
      </w:r>
      <w:ins w:id="44" w:author="Gavin Schiller" w:date="2025-09-30T16:34:00Z" w16du:dateUtc="2025-09-30T03:34:00Z">
        <w:r w:rsidR="00155B28">
          <w:t>(</w:t>
        </w:r>
      </w:ins>
      <w:del w:id="45" w:author="Gavin Schiller" w:date="2025-09-30T16:34:00Z" w16du:dateUtc="2025-09-30T03:34:00Z">
        <w:r w:rsidDel="00155B28">
          <w:delText xml:space="preserve">and will likely be </w:delText>
        </w:r>
      </w:del>
      <w:r w:rsidR="00D222DD">
        <w:t>subject to disciplinary procedures</w:t>
      </w:r>
      <w:ins w:id="46" w:author="Gavin Schiller" w:date="2025-09-30T16:34:00Z" w16du:dateUtc="2025-09-30T03:34:00Z">
        <w:r w:rsidR="00155B28">
          <w:t>)</w:t>
        </w:r>
      </w:ins>
      <w:r>
        <w:rPr>
          <w:spacing w:val="-5"/>
        </w:rPr>
        <w:t>:</w:t>
      </w:r>
    </w:p>
    <w:p w14:paraId="72C713CA" w14:textId="77777777" w:rsidR="00BF1B20" w:rsidRDefault="00BF1B20" w:rsidP="008520A8">
      <w:pPr>
        <w:pStyle w:val="BodyText"/>
        <w:spacing w:before="240"/>
        <w:ind w:left="720" w:right="270" w:firstLine="0"/>
        <w:jc w:val="both"/>
      </w:pPr>
    </w:p>
    <w:p w14:paraId="128C088C" w14:textId="4C86BC6F" w:rsidR="006F51D4" w:rsidRDefault="006777C8" w:rsidP="008520A8">
      <w:pPr>
        <w:pStyle w:val="ListParagraph"/>
        <w:numPr>
          <w:ilvl w:val="0"/>
          <w:numId w:val="3"/>
        </w:numPr>
        <w:spacing w:before="1"/>
        <w:ind w:left="1080" w:right="270"/>
        <w:jc w:val="both"/>
      </w:pPr>
      <w:r>
        <w:t>Refusal</w:t>
      </w:r>
      <w:r>
        <w:rPr>
          <w:spacing w:val="-7"/>
        </w:rPr>
        <w:t xml:space="preserve"> </w:t>
      </w:r>
      <w:r>
        <w:t>to</w:t>
      </w:r>
      <w:r>
        <w:rPr>
          <w:spacing w:val="-2"/>
        </w:rPr>
        <w:t xml:space="preserve"> </w:t>
      </w:r>
      <w:r>
        <w:t>consent</w:t>
      </w:r>
      <w:r>
        <w:rPr>
          <w:spacing w:val="-3"/>
        </w:rPr>
        <w:t xml:space="preserve"> </w:t>
      </w:r>
      <w:r>
        <w:t>to,</w:t>
      </w:r>
      <w:r>
        <w:rPr>
          <w:spacing w:val="-3"/>
        </w:rPr>
        <w:t xml:space="preserve"> </w:t>
      </w:r>
      <w:r>
        <w:t>and</w:t>
      </w:r>
      <w:r>
        <w:rPr>
          <w:spacing w:val="-7"/>
        </w:rPr>
        <w:t xml:space="preserve"> </w:t>
      </w:r>
      <w:r w:rsidR="00E7640D">
        <w:t xml:space="preserve">or </w:t>
      </w:r>
      <w:r w:rsidR="00FA4E95">
        <w:t xml:space="preserve">follow all requests made </w:t>
      </w:r>
      <w:r w:rsidR="00993BBC">
        <w:t xml:space="preserve">as part of the </w:t>
      </w:r>
      <w:r>
        <w:t>drug</w:t>
      </w:r>
      <w:r>
        <w:rPr>
          <w:spacing w:val="-4"/>
        </w:rPr>
        <w:t xml:space="preserve"> </w:t>
      </w:r>
      <w:r>
        <w:t>and</w:t>
      </w:r>
      <w:r>
        <w:rPr>
          <w:spacing w:val="-5"/>
        </w:rPr>
        <w:t xml:space="preserve"> </w:t>
      </w:r>
      <w:r>
        <w:t>alcohol</w:t>
      </w:r>
      <w:r>
        <w:rPr>
          <w:spacing w:val="-5"/>
        </w:rPr>
        <w:t xml:space="preserve"> </w:t>
      </w:r>
      <w:r>
        <w:rPr>
          <w:spacing w:val="-4"/>
        </w:rPr>
        <w:t>test</w:t>
      </w:r>
    </w:p>
    <w:p w14:paraId="128C088D" w14:textId="75D2F37A" w:rsidR="006F51D4" w:rsidRDefault="00E7640D" w:rsidP="008520A8">
      <w:pPr>
        <w:pStyle w:val="ListParagraph"/>
        <w:numPr>
          <w:ilvl w:val="0"/>
          <w:numId w:val="3"/>
        </w:numPr>
        <w:spacing w:before="2" w:line="237" w:lineRule="auto"/>
        <w:ind w:left="1080" w:right="270"/>
        <w:jc w:val="both"/>
      </w:pPr>
      <w:r>
        <w:t>Failing</w:t>
      </w:r>
      <w:r>
        <w:rPr>
          <w:spacing w:val="-3"/>
        </w:rPr>
        <w:t xml:space="preserve"> </w:t>
      </w:r>
      <w:r>
        <w:t>to</w:t>
      </w:r>
      <w:r>
        <w:rPr>
          <w:spacing w:val="-1"/>
        </w:rPr>
        <w:t xml:space="preserve"> </w:t>
      </w:r>
      <w:r>
        <w:t>advise</w:t>
      </w:r>
      <w:r>
        <w:rPr>
          <w:spacing w:val="-2"/>
        </w:rPr>
        <w:t xml:space="preserve"> </w:t>
      </w:r>
      <w:r w:rsidR="001F287D">
        <w:t>without</w:t>
      </w:r>
      <w:r w:rsidR="00DF5CCD">
        <w:t xml:space="preserve"> delay</w:t>
      </w:r>
      <w:r>
        <w:rPr>
          <w:spacing w:val="-4"/>
        </w:rPr>
        <w:t xml:space="preserve"> </w:t>
      </w:r>
      <w:r>
        <w:t>of</w:t>
      </w:r>
      <w:r>
        <w:rPr>
          <w:spacing w:val="-5"/>
        </w:rPr>
        <w:t xml:space="preserve"> </w:t>
      </w:r>
      <w:r>
        <w:t>any</w:t>
      </w:r>
      <w:r>
        <w:rPr>
          <w:spacing w:val="-2"/>
        </w:rPr>
        <w:t xml:space="preserve"> </w:t>
      </w:r>
      <w:r>
        <w:t>incident</w:t>
      </w:r>
      <w:r>
        <w:rPr>
          <w:spacing w:val="-2"/>
        </w:rPr>
        <w:t xml:space="preserve"> </w:t>
      </w:r>
      <w:r>
        <w:t>that</w:t>
      </w:r>
      <w:r>
        <w:rPr>
          <w:spacing w:val="-2"/>
        </w:rPr>
        <w:t xml:space="preserve"> </w:t>
      </w:r>
      <w:r w:rsidR="001F287D">
        <w:t>may</w:t>
      </w:r>
      <w:r>
        <w:t xml:space="preserve"> ordinarily have resulted in testing</w:t>
      </w:r>
    </w:p>
    <w:p w14:paraId="128C088E" w14:textId="77777777" w:rsidR="006F51D4" w:rsidRDefault="006777C8" w:rsidP="008520A8">
      <w:pPr>
        <w:pStyle w:val="ListParagraph"/>
        <w:numPr>
          <w:ilvl w:val="0"/>
          <w:numId w:val="3"/>
        </w:numPr>
        <w:spacing w:before="2"/>
        <w:ind w:left="1080" w:right="270"/>
        <w:jc w:val="both"/>
      </w:pPr>
      <w:r>
        <w:t>Leaving</w:t>
      </w:r>
      <w:r>
        <w:rPr>
          <w:spacing w:val="-6"/>
        </w:rPr>
        <w:t xml:space="preserve"> </w:t>
      </w:r>
      <w:r>
        <w:t>the</w:t>
      </w:r>
      <w:r>
        <w:rPr>
          <w:spacing w:val="-3"/>
        </w:rPr>
        <w:t xml:space="preserve"> </w:t>
      </w:r>
      <w:r>
        <w:t>scene</w:t>
      </w:r>
      <w:r>
        <w:rPr>
          <w:spacing w:val="-5"/>
        </w:rPr>
        <w:t xml:space="preserve"> </w:t>
      </w:r>
      <w:r>
        <w:t>of</w:t>
      </w:r>
      <w:r>
        <w:rPr>
          <w:spacing w:val="-4"/>
        </w:rPr>
        <w:t xml:space="preserve"> </w:t>
      </w:r>
      <w:r>
        <w:t>an</w:t>
      </w:r>
      <w:r>
        <w:rPr>
          <w:spacing w:val="-4"/>
        </w:rPr>
        <w:t xml:space="preserve"> </w:t>
      </w:r>
      <w:r>
        <w:t>accident</w:t>
      </w:r>
      <w:r>
        <w:rPr>
          <w:spacing w:val="-3"/>
        </w:rPr>
        <w:t xml:space="preserve"> </w:t>
      </w:r>
      <w:r>
        <w:t>without</w:t>
      </w:r>
      <w:r>
        <w:rPr>
          <w:spacing w:val="-3"/>
        </w:rPr>
        <w:t xml:space="preserve"> </w:t>
      </w:r>
      <w:r>
        <w:t>a</w:t>
      </w:r>
      <w:r>
        <w:rPr>
          <w:spacing w:val="-5"/>
        </w:rPr>
        <w:t xml:space="preserve"> </w:t>
      </w:r>
      <w:r>
        <w:t>valid</w:t>
      </w:r>
      <w:r>
        <w:rPr>
          <w:spacing w:val="-4"/>
        </w:rPr>
        <w:t xml:space="preserve"> </w:t>
      </w:r>
      <w:r>
        <w:t>reason</w:t>
      </w:r>
      <w:r>
        <w:rPr>
          <w:spacing w:val="-4"/>
        </w:rPr>
        <w:t xml:space="preserve"> </w:t>
      </w:r>
      <w:r>
        <w:t>prior</w:t>
      </w:r>
      <w:r>
        <w:rPr>
          <w:spacing w:val="-2"/>
        </w:rPr>
        <w:t xml:space="preserve"> </w:t>
      </w:r>
      <w:r>
        <w:t>to</w:t>
      </w:r>
      <w:r>
        <w:rPr>
          <w:spacing w:val="-2"/>
        </w:rPr>
        <w:t xml:space="preserve"> </w:t>
      </w:r>
      <w:r>
        <w:t>a</w:t>
      </w:r>
      <w:r>
        <w:rPr>
          <w:spacing w:val="-5"/>
        </w:rPr>
        <w:t xml:space="preserve"> </w:t>
      </w:r>
      <w:r>
        <w:t>test</w:t>
      </w:r>
      <w:r>
        <w:rPr>
          <w:spacing w:val="-3"/>
        </w:rPr>
        <w:t xml:space="preserve"> </w:t>
      </w:r>
      <w:r>
        <w:t>being</w:t>
      </w:r>
      <w:r>
        <w:rPr>
          <w:spacing w:val="-3"/>
        </w:rPr>
        <w:t xml:space="preserve"> </w:t>
      </w:r>
      <w:r>
        <w:rPr>
          <w:spacing w:val="-2"/>
        </w:rPr>
        <w:t>conducted</w:t>
      </w:r>
    </w:p>
    <w:p w14:paraId="128C088F" w14:textId="6BB2CD00" w:rsidR="006F51D4" w:rsidRDefault="006777C8" w:rsidP="008520A8">
      <w:pPr>
        <w:pStyle w:val="ListParagraph"/>
        <w:numPr>
          <w:ilvl w:val="0"/>
          <w:numId w:val="3"/>
        </w:numPr>
        <w:ind w:left="1080" w:right="270"/>
        <w:jc w:val="both"/>
      </w:pPr>
      <w:r>
        <w:t>Failing</w:t>
      </w:r>
      <w:r>
        <w:rPr>
          <w:spacing w:val="-3"/>
        </w:rPr>
        <w:t xml:space="preserve"> </w:t>
      </w:r>
      <w:r>
        <w:t>to</w:t>
      </w:r>
      <w:r>
        <w:rPr>
          <w:spacing w:val="-1"/>
        </w:rPr>
        <w:t xml:space="preserve"> </w:t>
      </w:r>
      <w:r>
        <w:t>provide</w:t>
      </w:r>
      <w:r>
        <w:rPr>
          <w:spacing w:val="-4"/>
        </w:rPr>
        <w:t xml:space="preserve"> </w:t>
      </w:r>
      <w:r w:rsidR="254D96F2">
        <w:rPr>
          <w:spacing w:val="-4"/>
        </w:rPr>
        <w:t>the required specimen within the allotted timeframe</w:t>
      </w:r>
      <w:r w:rsidR="5230B801">
        <w:rPr>
          <w:spacing w:val="-4"/>
        </w:rPr>
        <w:t xml:space="preserve"> or </w:t>
      </w:r>
      <w:r>
        <w:t>without</w:t>
      </w:r>
      <w:r>
        <w:rPr>
          <w:spacing w:val="-2"/>
        </w:rPr>
        <w:t xml:space="preserve"> </w:t>
      </w:r>
      <w:r>
        <w:t>a</w:t>
      </w:r>
      <w:r>
        <w:rPr>
          <w:spacing w:val="-4"/>
        </w:rPr>
        <w:t xml:space="preserve"> </w:t>
      </w:r>
      <w:r>
        <w:t>valid</w:t>
      </w:r>
      <w:r>
        <w:rPr>
          <w:spacing w:val="-5"/>
        </w:rPr>
        <w:t xml:space="preserve"> </w:t>
      </w:r>
      <w:r>
        <w:t>medical</w:t>
      </w:r>
      <w:r>
        <w:rPr>
          <w:spacing w:val="-5"/>
        </w:rPr>
        <w:t xml:space="preserve"> </w:t>
      </w:r>
      <w:r>
        <w:t>reason</w:t>
      </w:r>
      <w:r w:rsidR="0BAE4CE3">
        <w:t xml:space="preserve">. </w:t>
      </w:r>
      <w:r>
        <w:rPr>
          <w:spacing w:val="-4"/>
        </w:rPr>
        <w:t xml:space="preserve"> </w:t>
      </w:r>
      <w:r w:rsidR="5BF381D6">
        <w:rPr>
          <w:spacing w:val="-4"/>
        </w:rPr>
        <w:t xml:space="preserve">Three </w:t>
      </w:r>
      <w:r w:rsidR="1652C762">
        <w:t xml:space="preserve">hours </w:t>
      </w:r>
      <w:r>
        <w:t>maximum for providing urine</w:t>
      </w:r>
      <w:r w:rsidR="0BAE4CE3">
        <w:t xml:space="preserve">, </w:t>
      </w:r>
      <w:r w:rsidR="796A1098">
        <w:t>3</w:t>
      </w:r>
      <w:r w:rsidR="0BAE4CE3">
        <w:t xml:space="preserve">0 minutes </w:t>
      </w:r>
      <w:r w:rsidR="3B0F88D4">
        <w:t>for providing breath for alcohol testing or saliva for saliva drug testing</w:t>
      </w:r>
    </w:p>
    <w:p w14:paraId="128C0890" w14:textId="43296C91" w:rsidR="006F51D4" w:rsidRDefault="006777C8" w:rsidP="008520A8">
      <w:pPr>
        <w:pStyle w:val="ListParagraph"/>
        <w:numPr>
          <w:ilvl w:val="0"/>
          <w:numId w:val="3"/>
        </w:numPr>
        <w:spacing w:before="1" w:line="279" w:lineRule="exact"/>
        <w:ind w:left="1080" w:right="270"/>
        <w:jc w:val="both"/>
      </w:pPr>
      <w:r>
        <w:t>Tampering</w:t>
      </w:r>
      <w:r>
        <w:rPr>
          <w:spacing w:val="-8"/>
        </w:rPr>
        <w:t xml:space="preserve"> </w:t>
      </w:r>
      <w:r>
        <w:t>with</w:t>
      </w:r>
      <w:r>
        <w:rPr>
          <w:spacing w:val="-7"/>
        </w:rPr>
        <w:t xml:space="preserve"> </w:t>
      </w:r>
      <w:r>
        <w:t>the</w:t>
      </w:r>
      <w:r>
        <w:rPr>
          <w:spacing w:val="-4"/>
        </w:rPr>
        <w:t xml:space="preserve"> </w:t>
      </w:r>
      <w:r>
        <w:t>specimen</w:t>
      </w:r>
      <w:r>
        <w:rPr>
          <w:spacing w:val="-7"/>
        </w:rPr>
        <w:t xml:space="preserve"> </w:t>
      </w:r>
      <w:r>
        <w:t>or</w:t>
      </w:r>
      <w:r>
        <w:rPr>
          <w:spacing w:val="-4"/>
        </w:rPr>
        <w:t xml:space="preserve"> </w:t>
      </w:r>
      <w:r>
        <w:t>collection</w:t>
      </w:r>
      <w:r>
        <w:rPr>
          <w:spacing w:val="-5"/>
        </w:rPr>
        <w:t xml:space="preserve"> </w:t>
      </w:r>
      <w:r>
        <w:rPr>
          <w:spacing w:val="-2"/>
        </w:rPr>
        <w:t>process</w:t>
      </w:r>
    </w:p>
    <w:p w14:paraId="128C0891" w14:textId="2E0B3208" w:rsidR="006F51D4" w:rsidRPr="000B5E63" w:rsidRDefault="006777C8" w:rsidP="008520A8">
      <w:pPr>
        <w:pStyle w:val="ListParagraph"/>
        <w:numPr>
          <w:ilvl w:val="0"/>
          <w:numId w:val="3"/>
        </w:numPr>
        <w:spacing w:line="279" w:lineRule="exact"/>
        <w:ind w:left="1080" w:right="270"/>
        <w:jc w:val="both"/>
      </w:pPr>
      <w:r>
        <w:t>Non-attendance</w:t>
      </w:r>
      <w:r>
        <w:rPr>
          <w:spacing w:val="-8"/>
        </w:rPr>
        <w:t xml:space="preserve"> </w:t>
      </w:r>
      <w:r>
        <w:t>at</w:t>
      </w:r>
      <w:r>
        <w:rPr>
          <w:spacing w:val="-5"/>
        </w:rPr>
        <w:t xml:space="preserve"> </w:t>
      </w:r>
      <w:r>
        <w:t>rehabilitation</w:t>
      </w:r>
      <w:r>
        <w:rPr>
          <w:spacing w:val="-7"/>
        </w:rPr>
        <w:t xml:space="preserve"> </w:t>
      </w:r>
    </w:p>
    <w:p w14:paraId="7A280481" w14:textId="15D02965" w:rsidR="00D14A65" w:rsidRPr="000B5E63" w:rsidRDefault="08AB95BF" w:rsidP="008520A8">
      <w:pPr>
        <w:pStyle w:val="ListParagraph"/>
        <w:numPr>
          <w:ilvl w:val="0"/>
          <w:numId w:val="3"/>
        </w:numPr>
        <w:spacing w:line="279" w:lineRule="exact"/>
        <w:ind w:left="1080" w:right="270"/>
        <w:jc w:val="both"/>
      </w:pPr>
      <w:r>
        <w:rPr>
          <w:spacing w:val="-2"/>
        </w:rPr>
        <w:t xml:space="preserve">Failure to </w:t>
      </w:r>
      <w:r w:rsidR="22B21A31">
        <w:rPr>
          <w:spacing w:val="-2"/>
        </w:rPr>
        <w:t xml:space="preserve">request from your doctor whether a medication may </w:t>
      </w:r>
      <w:r w:rsidR="1652C762">
        <w:rPr>
          <w:spacing w:val="-2"/>
        </w:rPr>
        <w:t>affect</w:t>
      </w:r>
      <w:r w:rsidR="22B21A31">
        <w:rPr>
          <w:spacing w:val="-2"/>
        </w:rPr>
        <w:t xml:space="preserve"> your safety at work or ability to </w:t>
      </w:r>
      <w:r w:rsidR="7F5C46E5">
        <w:rPr>
          <w:spacing w:val="-2"/>
        </w:rPr>
        <w:t>pass a drug test</w:t>
      </w:r>
      <w:r w:rsidR="53527D94">
        <w:rPr>
          <w:spacing w:val="-2"/>
        </w:rPr>
        <w:t>. Not notifying</w:t>
      </w:r>
      <w:r w:rsidR="7F5C46E5">
        <w:rPr>
          <w:spacing w:val="-2"/>
        </w:rPr>
        <w:t xml:space="preserve"> Alliance </w:t>
      </w:r>
      <w:r w:rsidR="109AE80B">
        <w:rPr>
          <w:spacing w:val="-2"/>
        </w:rPr>
        <w:t xml:space="preserve">of a </w:t>
      </w:r>
      <w:r w:rsidR="6A3E063F">
        <w:rPr>
          <w:spacing w:val="-2"/>
        </w:rPr>
        <w:t xml:space="preserve">potentially impairing </w:t>
      </w:r>
      <w:r w:rsidR="109AE80B">
        <w:rPr>
          <w:spacing w:val="-2"/>
        </w:rPr>
        <w:t xml:space="preserve">medication </w:t>
      </w:r>
      <w:r w:rsidR="7F5C46E5">
        <w:rPr>
          <w:spacing w:val="-2"/>
        </w:rPr>
        <w:t>prior to commencing work</w:t>
      </w:r>
      <w:r w:rsidR="76FB412B">
        <w:rPr>
          <w:spacing w:val="-2"/>
        </w:rPr>
        <w:t xml:space="preserve"> (see </w:t>
      </w:r>
      <w:r w:rsidR="22A6CCB4">
        <w:rPr>
          <w:spacing w:val="-2"/>
        </w:rPr>
        <w:t>clause 8 – Medications).</w:t>
      </w:r>
    </w:p>
    <w:p w14:paraId="59BEBB24" w14:textId="22E5694F" w:rsidR="0041367F" w:rsidRPr="000B5E63" w:rsidRDefault="0041367F" w:rsidP="008520A8">
      <w:pPr>
        <w:pStyle w:val="ListParagraph"/>
        <w:numPr>
          <w:ilvl w:val="0"/>
          <w:numId w:val="3"/>
        </w:numPr>
        <w:spacing w:line="279" w:lineRule="exact"/>
        <w:ind w:left="1080" w:right="270"/>
        <w:jc w:val="both"/>
      </w:pPr>
      <w:r>
        <w:rPr>
          <w:spacing w:val="-2"/>
        </w:rPr>
        <w:t xml:space="preserve">The use, possession, sale or </w:t>
      </w:r>
      <w:r w:rsidR="006D314C">
        <w:rPr>
          <w:spacing w:val="-2"/>
        </w:rPr>
        <w:t>transfer of drugs or alcohol on Alliance Group premises</w:t>
      </w:r>
    </w:p>
    <w:p w14:paraId="4D2C83F1" w14:textId="57B18695" w:rsidR="001045C9" w:rsidRPr="00602EB9" w:rsidDel="00147825" w:rsidRDefault="00AA348A">
      <w:pPr>
        <w:pStyle w:val="ListParagraph"/>
        <w:numPr>
          <w:ilvl w:val="0"/>
          <w:numId w:val="4"/>
        </w:numPr>
        <w:spacing w:before="122" w:line="279" w:lineRule="exact"/>
        <w:ind w:left="720" w:right="799" w:hanging="720"/>
        <w:jc w:val="both"/>
        <w:rPr>
          <w:del w:id="47" w:author="Ann-louise Anderson" w:date="2025-10-07T11:38:00Z" w16du:dateUtc="2025-10-06T22:38:00Z"/>
          <w:spacing w:val="-2"/>
        </w:rPr>
        <w:pPrChange w:id="48" w:author="Ann-louise Anderson" w:date="2025-10-07T11:38:00Z" w16du:dateUtc="2025-10-06T22:38:00Z">
          <w:pPr>
            <w:pStyle w:val="ListParagraph"/>
            <w:numPr>
              <w:numId w:val="3"/>
            </w:numPr>
            <w:spacing w:line="279" w:lineRule="exact"/>
            <w:ind w:left="1080" w:right="270"/>
            <w:jc w:val="both"/>
          </w:pPr>
        </w:pPrChange>
      </w:pPr>
      <w:r w:rsidRPr="00147825">
        <w:rPr>
          <w:spacing w:val="-2"/>
        </w:rPr>
        <w:lastRenderedPageBreak/>
        <w:t xml:space="preserve">A </w:t>
      </w:r>
      <w:r w:rsidR="007A6F8A" w:rsidRPr="00147825">
        <w:rPr>
          <w:spacing w:val="-2"/>
        </w:rPr>
        <w:t>non-negative/</w:t>
      </w:r>
      <w:r w:rsidRPr="00147825">
        <w:rPr>
          <w:spacing w:val="-2"/>
        </w:rPr>
        <w:t xml:space="preserve">positive drug or </w:t>
      </w:r>
      <w:r w:rsidR="007A6F8A" w:rsidRPr="00147825">
        <w:rPr>
          <w:spacing w:val="-2"/>
        </w:rPr>
        <w:t xml:space="preserve">positive </w:t>
      </w:r>
      <w:r w:rsidRPr="00147825">
        <w:rPr>
          <w:spacing w:val="-2"/>
        </w:rPr>
        <w:t>alcohol test res</w:t>
      </w:r>
      <w:ins w:id="49" w:author="Ann-louise Anderson" w:date="2025-10-07T11:23:00Z" w16du:dateUtc="2025-10-06T22:23:00Z">
        <w:r w:rsidR="00D72C78" w:rsidRPr="00147825">
          <w:rPr>
            <w:spacing w:val="-2"/>
          </w:rPr>
          <w:t>ult</w:t>
        </w:r>
      </w:ins>
      <w:del w:id="50" w:author="Ann-louise Anderson" w:date="2025-10-07T11:37:00Z" w16du:dateUtc="2025-10-06T22:37:00Z">
        <w:r w:rsidR="001045C9" w:rsidRPr="00147825" w:rsidDel="00147825">
          <w:rPr>
            <w:spacing w:val="-2"/>
          </w:rPr>
          <w:br w:type="page"/>
        </w:r>
      </w:del>
    </w:p>
    <w:p w14:paraId="128C0892" w14:textId="77777777" w:rsidR="006F51D4" w:rsidRPr="00525711" w:rsidRDefault="006777C8">
      <w:pPr>
        <w:pStyle w:val="ListParagraph"/>
        <w:numPr>
          <w:ilvl w:val="0"/>
          <w:numId w:val="4"/>
        </w:numPr>
        <w:spacing w:before="122" w:line="279" w:lineRule="exact"/>
        <w:ind w:left="720" w:right="799" w:hanging="720"/>
        <w:jc w:val="both"/>
        <w:pPrChange w:id="51" w:author="Ann-louise Anderson" w:date="2025-10-07T11:38:00Z" w16du:dateUtc="2025-10-06T22:38:00Z">
          <w:pPr>
            <w:pStyle w:val="Heading1"/>
            <w:numPr>
              <w:numId w:val="4"/>
            </w:numPr>
            <w:spacing w:before="122"/>
            <w:ind w:left="720" w:right="799" w:hanging="720"/>
          </w:pPr>
        </w:pPrChange>
      </w:pPr>
      <w:bookmarkStart w:id="52" w:name="_bookmark5"/>
      <w:bookmarkStart w:id="53" w:name="_Toc210056093"/>
      <w:bookmarkEnd w:id="52"/>
      <w:r w:rsidRPr="00372DE6">
        <w:rPr>
          <w:b/>
          <w:bCs/>
          <w:rPrChange w:id="54" w:author="Ann-louise Anderson" w:date="2025-10-07T11:41:00Z" w16du:dateUtc="2025-10-06T22:41:00Z">
            <w:rPr>
              <w:b w:val="0"/>
              <w:bCs w:val="0"/>
            </w:rPr>
          </w:rPrChange>
        </w:rPr>
        <w:lastRenderedPageBreak/>
        <w:t>USE,</w:t>
      </w:r>
      <w:r w:rsidRPr="00372DE6">
        <w:rPr>
          <w:b/>
          <w:bCs/>
          <w:spacing w:val="-6"/>
          <w:rPrChange w:id="55" w:author="Ann-louise Anderson" w:date="2025-10-07T11:41:00Z" w16du:dateUtc="2025-10-06T22:41:00Z">
            <w:rPr>
              <w:b w:val="0"/>
              <w:bCs w:val="0"/>
              <w:spacing w:val="-6"/>
            </w:rPr>
          </w:rPrChange>
        </w:rPr>
        <w:t xml:space="preserve"> </w:t>
      </w:r>
      <w:r w:rsidRPr="00372DE6">
        <w:rPr>
          <w:b/>
          <w:bCs/>
          <w:rPrChange w:id="56" w:author="Ann-louise Anderson" w:date="2025-10-07T11:41:00Z" w16du:dateUtc="2025-10-06T22:41:00Z">
            <w:rPr>
              <w:b w:val="0"/>
              <w:bCs w:val="0"/>
            </w:rPr>
          </w:rPrChange>
        </w:rPr>
        <w:t>POSSESSION,</w:t>
      </w:r>
      <w:r w:rsidRPr="00372DE6">
        <w:rPr>
          <w:b/>
          <w:bCs/>
          <w:spacing w:val="-4"/>
          <w:rPrChange w:id="57" w:author="Ann-louise Anderson" w:date="2025-10-07T11:41:00Z" w16du:dateUtc="2025-10-06T22:41:00Z">
            <w:rPr>
              <w:b w:val="0"/>
              <w:bCs w:val="0"/>
              <w:spacing w:val="-4"/>
            </w:rPr>
          </w:rPrChange>
        </w:rPr>
        <w:t xml:space="preserve"> </w:t>
      </w:r>
      <w:r w:rsidRPr="00372DE6">
        <w:rPr>
          <w:b/>
          <w:bCs/>
          <w:rPrChange w:id="58" w:author="Ann-louise Anderson" w:date="2025-10-07T11:41:00Z" w16du:dateUtc="2025-10-06T22:41:00Z">
            <w:rPr>
              <w:b w:val="0"/>
              <w:bCs w:val="0"/>
            </w:rPr>
          </w:rPrChange>
        </w:rPr>
        <w:t>SALE,</w:t>
      </w:r>
      <w:r w:rsidRPr="00372DE6">
        <w:rPr>
          <w:b/>
          <w:bCs/>
          <w:spacing w:val="-7"/>
          <w:rPrChange w:id="59" w:author="Ann-louise Anderson" w:date="2025-10-07T11:41:00Z" w16du:dateUtc="2025-10-06T22:41:00Z">
            <w:rPr>
              <w:b w:val="0"/>
              <w:bCs w:val="0"/>
              <w:spacing w:val="-7"/>
            </w:rPr>
          </w:rPrChange>
        </w:rPr>
        <w:t xml:space="preserve"> </w:t>
      </w:r>
      <w:r w:rsidRPr="00372DE6">
        <w:rPr>
          <w:b/>
          <w:bCs/>
          <w:rPrChange w:id="60" w:author="Ann-louise Anderson" w:date="2025-10-07T11:41:00Z" w16du:dateUtc="2025-10-06T22:41:00Z">
            <w:rPr>
              <w:b w:val="0"/>
              <w:bCs w:val="0"/>
            </w:rPr>
          </w:rPrChange>
        </w:rPr>
        <w:t>OR</w:t>
      </w:r>
      <w:r w:rsidRPr="00372DE6">
        <w:rPr>
          <w:b/>
          <w:bCs/>
          <w:spacing w:val="-6"/>
          <w:rPrChange w:id="61" w:author="Ann-louise Anderson" w:date="2025-10-07T11:41:00Z" w16du:dateUtc="2025-10-06T22:41:00Z">
            <w:rPr>
              <w:b w:val="0"/>
              <w:bCs w:val="0"/>
              <w:spacing w:val="-6"/>
            </w:rPr>
          </w:rPrChange>
        </w:rPr>
        <w:t xml:space="preserve"> </w:t>
      </w:r>
      <w:r w:rsidRPr="00372DE6">
        <w:rPr>
          <w:b/>
          <w:bCs/>
          <w:rPrChange w:id="62" w:author="Ann-louise Anderson" w:date="2025-10-07T11:41:00Z" w16du:dateUtc="2025-10-06T22:41:00Z">
            <w:rPr>
              <w:b w:val="0"/>
              <w:bCs w:val="0"/>
            </w:rPr>
          </w:rPrChange>
        </w:rPr>
        <w:t>TRANSFER</w:t>
      </w:r>
      <w:r w:rsidRPr="00372DE6">
        <w:rPr>
          <w:b/>
          <w:bCs/>
          <w:spacing w:val="-6"/>
          <w:rPrChange w:id="63" w:author="Ann-louise Anderson" w:date="2025-10-07T11:41:00Z" w16du:dateUtc="2025-10-06T22:41:00Z">
            <w:rPr>
              <w:b w:val="0"/>
              <w:bCs w:val="0"/>
              <w:spacing w:val="-6"/>
            </w:rPr>
          </w:rPrChange>
        </w:rPr>
        <w:t xml:space="preserve"> </w:t>
      </w:r>
      <w:r w:rsidRPr="00372DE6">
        <w:rPr>
          <w:b/>
          <w:bCs/>
          <w:rPrChange w:id="64" w:author="Ann-louise Anderson" w:date="2025-10-07T11:41:00Z" w16du:dateUtc="2025-10-06T22:41:00Z">
            <w:rPr>
              <w:b w:val="0"/>
              <w:bCs w:val="0"/>
            </w:rPr>
          </w:rPrChange>
        </w:rPr>
        <w:t>OF</w:t>
      </w:r>
      <w:r w:rsidRPr="00372DE6">
        <w:rPr>
          <w:b/>
          <w:bCs/>
          <w:spacing w:val="-6"/>
          <w:rPrChange w:id="65" w:author="Ann-louise Anderson" w:date="2025-10-07T11:41:00Z" w16du:dateUtc="2025-10-06T22:41:00Z">
            <w:rPr>
              <w:b w:val="0"/>
              <w:bCs w:val="0"/>
              <w:spacing w:val="-6"/>
            </w:rPr>
          </w:rPrChange>
        </w:rPr>
        <w:t xml:space="preserve"> </w:t>
      </w:r>
      <w:r w:rsidRPr="00372DE6">
        <w:rPr>
          <w:b/>
          <w:bCs/>
          <w:rPrChange w:id="66" w:author="Ann-louise Anderson" w:date="2025-10-07T11:41:00Z" w16du:dateUtc="2025-10-06T22:41:00Z">
            <w:rPr>
              <w:b w:val="0"/>
              <w:bCs w:val="0"/>
            </w:rPr>
          </w:rPrChange>
        </w:rPr>
        <w:t>DRUGS</w:t>
      </w:r>
      <w:r w:rsidRPr="00372DE6">
        <w:rPr>
          <w:b/>
          <w:bCs/>
          <w:spacing w:val="-6"/>
          <w:rPrChange w:id="67" w:author="Ann-louise Anderson" w:date="2025-10-07T11:41:00Z" w16du:dateUtc="2025-10-06T22:41:00Z">
            <w:rPr>
              <w:b w:val="0"/>
              <w:bCs w:val="0"/>
              <w:spacing w:val="-6"/>
            </w:rPr>
          </w:rPrChange>
        </w:rPr>
        <w:t xml:space="preserve"> </w:t>
      </w:r>
      <w:r w:rsidRPr="00372DE6">
        <w:rPr>
          <w:b/>
          <w:bCs/>
          <w:rPrChange w:id="68" w:author="Ann-louise Anderson" w:date="2025-10-07T11:41:00Z" w16du:dateUtc="2025-10-06T22:41:00Z">
            <w:rPr>
              <w:b w:val="0"/>
              <w:bCs w:val="0"/>
            </w:rPr>
          </w:rPrChange>
        </w:rPr>
        <w:t>OR</w:t>
      </w:r>
      <w:r w:rsidRPr="00372DE6">
        <w:rPr>
          <w:b/>
          <w:bCs/>
          <w:spacing w:val="-3"/>
          <w:rPrChange w:id="69" w:author="Ann-louise Anderson" w:date="2025-10-07T11:41:00Z" w16du:dateUtc="2025-10-06T22:41:00Z">
            <w:rPr>
              <w:b w:val="0"/>
              <w:bCs w:val="0"/>
              <w:spacing w:val="-3"/>
            </w:rPr>
          </w:rPrChange>
        </w:rPr>
        <w:t xml:space="preserve"> </w:t>
      </w:r>
      <w:r w:rsidRPr="00372DE6">
        <w:rPr>
          <w:b/>
          <w:bCs/>
          <w:rPrChange w:id="70" w:author="Ann-louise Anderson" w:date="2025-10-07T11:41:00Z" w16du:dateUtc="2025-10-06T22:41:00Z">
            <w:rPr>
              <w:b w:val="0"/>
              <w:bCs w:val="0"/>
            </w:rPr>
          </w:rPrChange>
        </w:rPr>
        <w:t>ALCOHOL ON ALLIANCE GROUP PREMISES</w:t>
      </w:r>
      <w:bookmarkEnd w:id="53"/>
    </w:p>
    <w:p w14:paraId="128C0893" w14:textId="0A1D8B8A" w:rsidR="006F51D4" w:rsidRDefault="006777C8" w:rsidP="008520A8">
      <w:pPr>
        <w:pStyle w:val="BodyText"/>
        <w:spacing w:before="240"/>
        <w:ind w:left="720" w:right="360" w:firstLine="0"/>
        <w:jc w:val="both"/>
      </w:pPr>
      <w:r>
        <w:t>Possession</w:t>
      </w:r>
      <w:r>
        <w:rPr>
          <w:spacing w:val="-5"/>
        </w:rPr>
        <w:t xml:space="preserve"> </w:t>
      </w:r>
      <w:r>
        <w:t>or</w:t>
      </w:r>
      <w:r>
        <w:rPr>
          <w:spacing w:val="-2"/>
        </w:rPr>
        <w:t xml:space="preserve"> </w:t>
      </w:r>
      <w:r>
        <w:t>use</w:t>
      </w:r>
      <w:r>
        <w:rPr>
          <w:spacing w:val="-5"/>
        </w:rPr>
        <w:t xml:space="preserve"> </w:t>
      </w:r>
      <w:r>
        <w:t>of</w:t>
      </w:r>
      <w:r>
        <w:rPr>
          <w:spacing w:val="-5"/>
        </w:rPr>
        <w:t xml:space="preserve"> </w:t>
      </w:r>
      <w:r>
        <w:t>alcohol,</w:t>
      </w:r>
      <w:r>
        <w:rPr>
          <w:spacing w:val="-2"/>
        </w:rPr>
        <w:t xml:space="preserve"> </w:t>
      </w:r>
      <w:r>
        <w:t>drugs,</w:t>
      </w:r>
      <w:r>
        <w:rPr>
          <w:spacing w:val="-2"/>
        </w:rPr>
        <w:t xml:space="preserve"> </w:t>
      </w:r>
      <w:r>
        <w:t>or</w:t>
      </w:r>
      <w:r>
        <w:rPr>
          <w:spacing w:val="-2"/>
        </w:rPr>
        <w:t xml:space="preserve"> </w:t>
      </w:r>
      <w:r>
        <w:t>paraphernalia</w:t>
      </w:r>
      <w:r>
        <w:rPr>
          <w:spacing w:val="-2"/>
        </w:rPr>
        <w:t xml:space="preserve"> </w:t>
      </w:r>
      <w:r>
        <w:t>(</w:t>
      </w:r>
      <w:r w:rsidR="00E55BC2">
        <w:t>medications</w:t>
      </w:r>
      <w:r w:rsidR="0032707A">
        <w:t xml:space="preserve"> </w:t>
      </w:r>
      <w:r w:rsidR="00E55BC2">
        <w:t xml:space="preserve">will require </w:t>
      </w:r>
      <w:r w:rsidR="0032707A">
        <w:t xml:space="preserve">approval by </w:t>
      </w:r>
      <w:r w:rsidR="32890142">
        <w:t>A</w:t>
      </w:r>
      <w:r w:rsidR="0032707A">
        <w:t>lliance</w:t>
      </w:r>
      <w:r>
        <w:t>),</w:t>
      </w:r>
      <w:r>
        <w:rPr>
          <w:spacing w:val="-4"/>
        </w:rPr>
        <w:t xml:space="preserve"> </w:t>
      </w:r>
      <w:r>
        <w:t>or</w:t>
      </w:r>
      <w:r>
        <w:rPr>
          <w:spacing w:val="-2"/>
        </w:rPr>
        <w:t xml:space="preserve"> </w:t>
      </w:r>
      <w:r>
        <w:t>the sale or transfer of alcohol, drugs or paraphernalia on Alliance Group premises is strictly banned</w:t>
      </w:r>
      <w:r w:rsidR="00070E6A">
        <w:t xml:space="preserve"> and if found may result in </w:t>
      </w:r>
      <w:r w:rsidR="00471175">
        <w:t>Police being notifi</w:t>
      </w:r>
      <w:r w:rsidR="5BFE22DB">
        <w:t xml:space="preserve">ed and may lead </w:t>
      </w:r>
      <w:r w:rsidR="00C6223C">
        <w:t>an employment</w:t>
      </w:r>
      <w:r w:rsidR="006F61D8">
        <w:t xml:space="preserve"> investigation and may result in </w:t>
      </w:r>
      <w:r w:rsidR="00014047">
        <w:t>disciplinary action</w:t>
      </w:r>
      <w:r w:rsidR="006F61D8">
        <w:t xml:space="preserve"> up to and </w:t>
      </w:r>
      <w:r w:rsidR="00A146D0">
        <w:t>including</w:t>
      </w:r>
      <w:r w:rsidR="006F61D8">
        <w:t xml:space="preserve"> termination of employment</w:t>
      </w:r>
      <w:r>
        <w:t>.</w:t>
      </w:r>
    </w:p>
    <w:p w14:paraId="0F52F8CE" w14:textId="77777777" w:rsidR="593D6F47" w:rsidRDefault="593D6F47" w:rsidP="008520A8">
      <w:pPr>
        <w:pStyle w:val="BodyText"/>
        <w:spacing w:before="240"/>
        <w:ind w:left="165" w:right="360" w:firstLine="0"/>
      </w:pPr>
    </w:p>
    <w:p w14:paraId="128C0894" w14:textId="77777777" w:rsidR="006F51D4" w:rsidRDefault="006777C8" w:rsidP="008520A8">
      <w:pPr>
        <w:pStyle w:val="Heading1"/>
        <w:numPr>
          <w:ilvl w:val="0"/>
          <w:numId w:val="4"/>
        </w:numPr>
        <w:ind w:left="720" w:right="360" w:hanging="630"/>
      </w:pPr>
      <w:bookmarkStart w:id="71" w:name="_bookmark6"/>
      <w:bookmarkStart w:id="72" w:name="_Toc210056094"/>
      <w:bookmarkEnd w:id="71"/>
      <w:r>
        <w:t>COMPANY</w:t>
      </w:r>
      <w:r>
        <w:rPr>
          <w:spacing w:val="-12"/>
        </w:rPr>
        <w:t xml:space="preserve"> </w:t>
      </w:r>
      <w:r>
        <w:t>FUNCTIONS</w:t>
      </w:r>
      <w:r>
        <w:rPr>
          <w:spacing w:val="-14"/>
        </w:rPr>
        <w:t xml:space="preserve"> </w:t>
      </w:r>
      <w:r>
        <w:t>AND</w:t>
      </w:r>
      <w:r>
        <w:rPr>
          <w:spacing w:val="-13"/>
        </w:rPr>
        <w:t xml:space="preserve"> </w:t>
      </w:r>
      <w:r>
        <w:rPr>
          <w:spacing w:val="-2"/>
        </w:rPr>
        <w:t>EVENTS</w:t>
      </w:r>
      <w:bookmarkEnd w:id="72"/>
    </w:p>
    <w:p w14:paraId="04404220" w14:textId="2F203DD8" w:rsidR="00624239" w:rsidRDefault="00D65E5E" w:rsidP="00F20852">
      <w:pPr>
        <w:pStyle w:val="BodyText"/>
        <w:spacing w:before="238"/>
        <w:ind w:left="810" w:right="360" w:firstLine="0"/>
        <w:jc w:val="both"/>
      </w:pPr>
      <w:r>
        <w:t>T</w:t>
      </w:r>
      <w:r w:rsidR="006777C8">
        <w:t>here</w:t>
      </w:r>
      <w:r w:rsidR="006777C8">
        <w:rPr>
          <w:spacing w:val="-4"/>
        </w:rPr>
        <w:t xml:space="preserve"> </w:t>
      </w:r>
      <w:r w:rsidR="006777C8">
        <w:t>may</w:t>
      </w:r>
      <w:r w:rsidR="006777C8">
        <w:rPr>
          <w:spacing w:val="-1"/>
        </w:rPr>
        <w:t xml:space="preserve"> </w:t>
      </w:r>
      <w:r w:rsidR="006777C8">
        <w:t>be</w:t>
      </w:r>
      <w:r w:rsidR="006777C8">
        <w:rPr>
          <w:spacing w:val="-4"/>
        </w:rPr>
        <w:t xml:space="preserve"> </w:t>
      </w:r>
      <w:r w:rsidR="006777C8">
        <w:t>occasions</w:t>
      </w:r>
      <w:r w:rsidR="006777C8">
        <w:rPr>
          <w:spacing w:val="-5"/>
        </w:rPr>
        <w:t xml:space="preserve"> </w:t>
      </w:r>
      <w:r w:rsidR="006777C8">
        <w:t>(e.g.</w:t>
      </w:r>
      <w:r w:rsidR="006777C8">
        <w:rPr>
          <w:spacing w:val="-2"/>
        </w:rPr>
        <w:t xml:space="preserve"> </w:t>
      </w:r>
      <w:r w:rsidR="006777C8">
        <w:t>a</w:t>
      </w:r>
      <w:r w:rsidR="006777C8">
        <w:rPr>
          <w:spacing w:val="-4"/>
        </w:rPr>
        <w:t xml:space="preserve"> </w:t>
      </w:r>
      <w:r w:rsidR="006777C8">
        <w:t>social</w:t>
      </w:r>
      <w:r w:rsidR="006777C8">
        <w:rPr>
          <w:spacing w:val="-2"/>
        </w:rPr>
        <w:t xml:space="preserve"> </w:t>
      </w:r>
      <w:r w:rsidR="006777C8">
        <w:t>function)</w:t>
      </w:r>
      <w:r w:rsidR="006777C8">
        <w:rPr>
          <w:spacing w:val="-4"/>
        </w:rPr>
        <w:t xml:space="preserve"> </w:t>
      </w:r>
      <w:r w:rsidR="006777C8">
        <w:t xml:space="preserve">where management has </w:t>
      </w:r>
      <w:r w:rsidR="00175394">
        <w:t xml:space="preserve">directly </w:t>
      </w:r>
      <w:r w:rsidR="006777C8">
        <w:t>authori</w:t>
      </w:r>
      <w:r w:rsidR="0036136C">
        <w:t>s</w:t>
      </w:r>
      <w:r w:rsidR="006777C8">
        <w:t>ed the presence and consumption of alcohol on company property</w:t>
      </w:r>
      <w:r w:rsidR="00386758">
        <w:t>. This will be</w:t>
      </w:r>
      <w:r w:rsidR="00623107">
        <w:t xml:space="preserve"> only in the designated areas</w:t>
      </w:r>
      <w:r w:rsidR="00D53CB4">
        <w:t xml:space="preserve"> and time period </w:t>
      </w:r>
      <w:r w:rsidR="00AC6EF7">
        <w:t>with a</w:t>
      </w:r>
      <w:r w:rsidR="00825E88">
        <w:t>n</w:t>
      </w:r>
      <w:r w:rsidR="00AC6EF7">
        <w:t xml:space="preserve"> </w:t>
      </w:r>
      <w:r w:rsidR="00825E88">
        <w:t>approved</w:t>
      </w:r>
      <w:r w:rsidR="00AC6EF7">
        <w:t xml:space="preserve"> manager present at all times</w:t>
      </w:r>
      <w:r w:rsidR="00F148B7">
        <w:t>.</w:t>
      </w:r>
      <w:r w:rsidR="00F85BBF">
        <w:t xml:space="preserve"> </w:t>
      </w:r>
      <w:r w:rsidR="006777C8">
        <w:t xml:space="preserve">However, these </w:t>
      </w:r>
      <w:r w:rsidR="1D8B52BE">
        <w:t xml:space="preserve">authorised </w:t>
      </w:r>
      <w:r w:rsidR="006777C8">
        <w:t>events must not result in any employee leaving the site</w:t>
      </w:r>
      <w:r w:rsidR="0D4CF0F4">
        <w:t xml:space="preserve"> and d</w:t>
      </w:r>
      <w:r w:rsidR="2CBD90DA">
        <w:t>riving</w:t>
      </w:r>
      <w:r w:rsidR="006777C8">
        <w:t xml:space="preserve"> </w:t>
      </w:r>
      <w:r w:rsidR="605C4767">
        <w:t>over</w:t>
      </w:r>
      <w:r w:rsidR="73BB86DC">
        <w:t xml:space="preserve"> the </w:t>
      </w:r>
      <w:r w:rsidR="605C4767">
        <w:t xml:space="preserve">NZTA drink drive levels </w:t>
      </w:r>
      <w:r w:rsidR="006777C8">
        <w:t xml:space="preserve">or </w:t>
      </w:r>
      <w:r w:rsidR="2F2672EE">
        <w:t>reentering</w:t>
      </w:r>
      <w:r w:rsidR="407198DB">
        <w:t xml:space="preserve"> or </w:t>
      </w:r>
      <w:r w:rsidR="006777C8">
        <w:t>re</w:t>
      </w:r>
      <w:r w:rsidR="407198DB">
        <w:t>porting</w:t>
      </w:r>
      <w:r w:rsidR="006777C8">
        <w:t xml:space="preserve"> to </w:t>
      </w:r>
      <w:r w:rsidR="2351DA6C">
        <w:t xml:space="preserve">work or </w:t>
      </w:r>
      <w:r w:rsidR="006777C8">
        <w:t xml:space="preserve">the workplace </w:t>
      </w:r>
      <w:r w:rsidR="1652C762">
        <w:t>affected</w:t>
      </w:r>
      <w:r w:rsidR="006777C8">
        <w:t xml:space="preserve"> by </w:t>
      </w:r>
      <w:r w:rsidR="39C3A29E">
        <w:t xml:space="preserve">any level of </w:t>
      </w:r>
      <w:r w:rsidR="006777C8">
        <w:t xml:space="preserve">alcohol. </w:t>
      </w:r>
    </w:p>
    <w:p w14:paraId="1CEF7591" w14:textId="77777777" w:rsidR="00C06C8B" w:rsidRDefault="00C06C8B" w:rsidP="005356AD">
      <w:pPr>
        <w:pStyle w:val="BodyText"/>
        <w:spacing w:before="240"/>
        <w:ind w:left="165" w:right="360" w:firstLine="0"/>
      </w:pPr>
    </w:p>
    <w:p w14:paraId="128C0897" w14:textId="3D02C84E" w:rsidR="006F51D4" w:rsidRPr="00D76011" w:rsidRDefault="006777C8" w:rsidP="008520A8">
      <w:pPr>
        <w:pStyle w:val="BodyText"/>
        <w:numPr>
          <w:ilvl w:val="0"/>
          <w:numId w:val="4"/>
        </w:numPr>
        <w:ind w:left="720" w:right="360" w:hanging="630"/>
        <w:rPr>
          <w:b/>
          <w:bCs/>
          <w:sz w:val="32"/>
          <w:szCs w:val="32"/>
        </w:rPr>
      </w:pPr>
      <w:bookmarkStart w:id="73" w:name="_bookmark7"/>
      <w:bookmarkEnd w:id="73"/>
      <w:r w:rsidRPr="00D76011">
        <w:rPr>
          <w:b/>
          <w:bCs/>
          <w:sz w:val="32"/>
          <w:szCs w:val="32"/>
        </w:rPr>
        <w:t>MEDICATIONS</w:t>
      </w:r>
    </w:p>
    <w:p w14:paraId="795E9839" w14:textId="77777777" w:rsidR="00D76011" w:rsidRPr="00D76011" w:rsidRDefault="00D76011" w:rsidP="008520A8">
      <w:pPr>
        <w:pStyle w:val="BodyText"/>
        <w:ind w:left="432" w:right="360" w:firstLine="0"/>
        <w:jc w:val="both"/>
        <w:rPr>
          <w:b/>
          <w:bCs/>
          <w:spacing w:val="-12"/>
          <w:sz w:val="32"/>
          <w:szCs w:val="32"/>
        </w:rPr>
      </w:pPr>
    </w:p>
    <w:p w14:paraId="22F3EDE4" w14:textId="62923A4A" w:rsidR="000B52FF" w:rsidRPr="00D90204" w:rsidRDefault="237E3331" w:rsidP="008520A8">
      <w:pPr>
        <w:spacing w:line="240" w:lineRule="atLeast"/>
        <w:ind w:left="720" w:right="360"/>
        <w:jc w:val="both"/>
      </w:pPr>
      <w:r>
        <w:t xml:space="preserve">Medications may be prescribed by a </w:t>
      </w:r>
      <w:r w:rsidR="0036136C">
        <w:t>doctor</w:t>
      </w:r>
      <w:r>
        <w:t xml:space="preserve"> or purchased</w:t>
      </w:r>
      <w:r w:rsidR="33132742">
        <w:t xml:space="preserve"> “over the counter” and are taken </w:t>
      </w:r>
      <w:r w:rsidR="6C8911B0">
        <w:t>as a remedy for a health condition</w:t>
      </w:r>
      <w:r w:rsidR="2351DA6C">
        <w:t>; however, many may also pose a risk to safety by impairing judgment</w:t>
      </w:r>
      <w:r w:rsidR="481D0BF3">
        <w:t xml:space="preserve">, </w:t>
      </w:r>
      <w:r w:rsidR="433F05C2">
        <w:t>physical coordination, reaction times</w:t>
      </w:r>
      <w:r w:rsidR="6BADCEA6">
        <w:t xml:space="preserve">, </w:t>
      </w:r>
      <w:r w:rsidR="325426F7">
        <w:t>concentration</w:t>
      </w:r>
      <w:r w:rsidR="14403996">
        <w:t xml:space="preserve"> and alertness. </w:t>
      </w:r>
      <w:r w:rsidR="0E5421C5">
        <w:t xml:space="preserve">It </w:t>
      </w:r>
      <w:r w:rsidR="69EF6A33">
        <w:t xml:space="preserve">is a requirement of this policy that </w:t>
      </w:r>
      <w:r w:rsidR="761D935C">
        <w:t>all empl</w:t>
      </w:r>
      <w:r w:rsidR="4A4C6BE3">
        <w:t>o</w:t>
      </w:r>
      <w:r w:rsidR="761D935C">
        <w:t xml:space="preserve">yees </w:t>
      </w:r>
      <w:r w:rsidR="4A4C6BE3">
        <w:t xml:space="preserve">of </w:t>
      </w:r>
      <w:r w:rsidR="761D935C">
        <w:t xml:space="preserve">and contractors </w:t>
      </w:r>
      <w:r w:rsidR="4A4C6BE3">
        <w:t xml:space="preserve">to Alliance </w:t>
      </w:r>
      <w:r w:rsidR="6ADAD888">
        <w:t>are</w:t>
      </w:r>
      <w:r w:rsidR="761D935C">
        <w:t xml:space="preserve"> responsible and obligated to ask their </w:t>
      </w:r>
      <w:r w:rsidR="0036136C">
        <w:t>doctor</w:t>
      </w:r>
      <w:r w:rsidR="761D935C">
        <w:t xml:space="preserve"> or </w:t>
      </w:r>
      <w:r w:rsidR="00C358BA">
        <w:t>p</w:t>
      </w:r>
      <w:r w:rsidR="761D935C">
        <w:t>ha</w:t>
      </w:r>
      <w:r w:rsidR="105A23A7">
        <w:t xml:space="preserve">rmacists if </w:t>
      </w:r>
      <w:r w:rsidR="0CEECFBC">
        <w:t>any</w:t>
      </w:r>
      <w:r w:rsidR="105A23A7">
        <w:t xml:space="preserve"> medication </w:t>
      </w:r>
      <w:r w:rsidR="75AA3F16">
        <w:t>proposed for use by them</w:t>
      </w:r>
      <w:r w:rsidR="44262BC1">
        <w:t xml:space="preserve"> </w:t>
      </w:r>
      <w:r w:rsidR="105A23A7">
        <w:t>presents any risk</w:t>
      </w:r>
      <w:r w:rsidR="38DB6764">
        <w:t xml:space="preserve"> </w:t>
      </w:r>
      <w:r w:rsidR="3C51A7CF">
        <w:t>of effe</w:t>
      </w:r>
      <w:r w:rsidR="5749DE0D">
        <w:t>ct</w:t>
      </w:r>
      <w:r w:rsidR="27BF815D">
        <w:t xml:space="preserve"> on their fitness for work</w:t>
      </w:r>
      <w:r w:rsidR="5749DE0D">
        <w:t xml:space="preserve"> </w:t>
      </w:r>
      <w:r w:rsidR="3C51A7CF">
        <w:t>even if temporary</w:t>
      </w:r>
      <w:r w:rsidR="50631636">
        <w:t xml:space="preserve"> or</w:t>
      </w:r>
      <w:r w:rsidR="27BF815D">
        <w:t xml:space="preserve"> if the medication</w:t>
      </w:r>
      <w:r w:rsidR="50631636">
        <w:t xml:space="preserve"> may </w:t>
      </w:r>
      <w:r w:rsidR="3DA7DC66">
        <w:t xml:space="preserve">be detectable in routine workplace drug </w:t>
      </w:r>
      <w:r w:rsidR="00014047">
        <w:t>tests.</w:t>
      </w:r>
      <w:r w:rsidR="09A8884A">
        <w:t xml:space="preserve"> The worker must request this information </w:t>
      </w:r>
      <w:r w:rsidR="5FFEB5E5">
        <w:t xml:space="preserve">and describe the </w:t>
      </w:r>
      <w:r w:rsidR="19A19477">
        <w:t xml:space="preserve">type of safety </w:t>
      </w:r>
      <w:r w:rsidR="55F75216">
        <w:t>sensitive</w:t>
      </w:r>
      <w:r w:rsidR="19A19477">
        <w:t xml:space="preserve"> work they do and the work environment </w:t>
      </w:r>
      <w:r w:rsidR="55F75216">
        <w:t>hazards</w:t>
      </w:r>
      <w:r w:rsidR="19A19477">
        <w:t>.</w:t>
      </w:r>
      <w:r w:rsidR="0E3EC1CA">
        <w:t xml:space="preserve"> </w:t>
      </w:r>
      <w:r w:rsidR="286D816C">
        <w:t xml:space="preserve">It is not acceptable for the use of impairing medications </w:t>
      </w:r>
      <w:r w:rsidR="3935724D">
        <w:t>to be discovered during routine drug testing</w:t>
      </w:r>
      <w:r w:rsidR="19A19477">
        <w:t xml:space="preserve"> (see section </w:t>
      </w:r>
      <w:r w:rsidR="5A5E9300">
        <w:t>5 Breach of policy)</w:t>
      </w:r>
      <w:r w:rsidR="4C77F5E0">
        <w:t>.</w:t>
      </w:r>
    </w:p>
    <w:p w14:paraId="15ECB93D" w14:textId="7FC93598" w:rsidR="6EA73717" w:rsidRDefault="6EA73717" w:rsidP="008520A8">
      <w:pPr>
        <w:pStyle w:val="CommentText"/>
        <w:ind w:left="720" w:right="360"/>
        <w:jc w:val="both"/>
      </w:pPr>
    </w:p>
    <w:p w14:paraId="1E975853" w14:textId="56D55435" w:rsidR="000B52FF" w:rsidRPr="000B5E63" w:rsidRDefault="000B52FF" w:rsidP="008520A8">
      <w:pPr>
        <w:pStyle w:val="CommentText"/>
        <w:ind w:left="720" w:right="360"/>
        <w:jc w:val="both"/>
      </w:pPr>
      <w:r w:rsidRPr="00D90204">
        <w:t>Note:</w:t>
      </w:r>
      <w:r w:rsidR="00E85A8A">
        <w:t xml:space="preserve"> </w:t>
      </w:r>
      <w:r w:rsidR="00014047">
        <w:t>Medications</w:t>
      </w:r>
      <w:r>
        <w:t xml:space="preserve"> </w:t>
      </w:r>
      <w:r w:rsidR="00E85A8A">
        <w:t>considered impairing substances</w:t>
      </w:r>
      <w:r w:rsidR="007B60F8">
        <w:t xml:space="preserve">, </w:t>
      </w:r>
      <w:r>
        <w:t xml:space="preserve">requiring notification to the </w:t>
      </w:r>
      <w:r w:rsidR="00014047">
        <w:t>employer,</w:t>
      </w:r>
      <w:r>
        <w:t xml:space="preserve"> is </w:t>
      </w:r>
      <w:r w:rsidRPr="00D90204">
        <w:t>defined as</w:t>
      </w:r>
      <w:r w:rsidR="002336F9">
        <w:t xml:space="preserve"> a medication that </w:t>
      </w:r>
      <w:r w:rsidR="00004DA3">
        <w:t>may:</w:t>
      </w:r>
    </w:p>
    <w:p w14:paraId="2F242DE9" w14:textId="5DCC6B7E" w:rsidR="000B52FF" w:rsidRPr="00D90204" w:rsidRDefault="000B52FF" w:rsidP="008520A8">
      <w:pPr>
        <w:widowControl/>
        <w:numPr>
          <w:ilvl w:val="0"/>
          <w:numId w:val="6"/>
        </w:numPr>
        <w:tabs>
          <w:tab w:val="clear" w:pos="1866"/>
        </w:tabs>
        <w:autoSpaceDE/>
        <w:autoSpaceDN/>
        <w:spacing w:line="240" w:lineRule="atLeast"/>
        <w:ind w:left="1260" w:right="360" w:hanging="516"/>
        <w:jc w:val="both"/>
        <w:rPr>
          <w:rFonts w:asciiTheme="minorHAnsi" w:hAnsiTheme="minorHAnsi" w:cstheme="minorHAnsi"/>
        </w:rPr>
      </w:pPr>
      <w:r w:rsidRPr="00D90204">
        <w:rPr>
          <w:rFonts w:asciiTheme="minorHAnsi" w:hAnsiTheme="minorHAnsi" w:cstheme="minorHAnsi"/>
        </w:rPr>
        <w:t xml:space="preserve">impair, or in any way affect an employee’s work performance. </w:t>
      </w:r>
    </w:p>
    <w:p w14:paraId="1A02219B" w14:textId="57FC68DD" w:rsidR="000B52FF" w:rsidRPr="00D90204" w:rsidRDefault="000B52FF" w:rsidP="008520A8">
      <w:pPr>
        <w:widowControl/>
        <w:numPr>
          <w:ilvl w:val="0"/>
          <w:numId w:val="6"/>
        </w:numPr>
        <w:tabs>
          <w:tab w:val="clear" w:pos="1866"/>
          <w:tab w:val="left" w:pos="567"/>
          <w:tab w:val="left" w:pos="851"/>
        </w:tabs>
        <w:autoSpaceDE/>
        <w:autoSpaceDN/>
        <w:spacing w:line="240" w:lineRule="atLeast"/>
        <w:ind w:left="1260" w:right="360" w:hanging="516"/>
        <w:jc w:val="both"/>
        <w:rPr>
          <w:rFonts w:asciiTheme="minorHAnsi" w:hAnsiTheme="minorHAnsi" w:cstheme="minorHAnsi"/>
        </w:rPr>
      </w:pPr>
      <w:r w:rsidRPr="00D90204">
        <w:rPr>
          <w:rFonts w:asciiTheme="minorHAnsi" w:hAnsiTheme="minorHAnsi" w:cstheme="minorHAnsi"/>
        </w:rPr>
        <w:t>affect the employee’s ability to operate a vehicle safely</w:t>
      </w:r>
      <w:r w:rsidR="00233AA1">
        <w:rPr>
          <w:rFonts w:asciiTheme="minorHAnsi" w:hAnsiTheme="minorHAnsi" w:cstheme="minorHAnsi"/>
        </w:rPr>
        <w:t>/legally</w:t>
      </w:r>
      <w:r w:rsidRPr="00D90204">
        <w:rPr>
          <w:rFonts w:asciiTheme="minorHAnsi" w:hAnsiTheme="minorHAnsi" w:cstheme="minorHAnsi"/>
        </w:rPr>
        <w:t>; or</w:t>
      </w:r>
    </w:p>
    <w:p w14:paraId="5ED0089B" w14:textId="77777777" w:rsidR="000B52FF" w:rsidRDefault="000B52FF" w:rsidP="008520A8">
      <w:pPr>
        <w:widowControl/>
        <w:numPr>
          <w:ilvl w:val="0"/>
          <w:numId w:val="6"/>
        </w:numPr>
        <w:tabs>
          <w:tab w:val="clear" w:pos="1866"/>
          <w:tab w:val="left" w:pos="567"/>
          <w:tab w:val="left" w:pos="851"/>
        </w:tabs>
        <w:autoSpaceDE/>
        <w:autoSpaceDN/>
        <w:spacing w:line="240" w:lineRule="atLeast"/>
        <w:ind w:left="1260" w:right="360" w:hanging="516"/>
        <w:jc w:val="both"/>
        <w:rPr>
          <w:rFonts w:asciiTheme="minorHAnsi" w:hAnsiTheme="minorHAnsi" w:cstheme="minorHAnsi"/>
        </w:rPr>
      </w:pPr>
      <w:r w:rsidRPr="00D90204">
        <w:rPr>
          <w:rFonts w:asciiTheme="minorHAnsi" w:hAnsiTheme="minorHAnsi" w:cstheme="minorHAnsi"/>
        </w:rPr>
        <w:t>otherwise put the employee’s safety or the safety of others at risk.</w:t>
      </w:r>
    </w:p>
    <w:p w14:paraId="6DE6FF38" w14:textId="7522AF6F" w:rsidR="000B52FF" w:rsidRPr="00D90204" w:rsidRDefault="6DCC9AA8" w:rsidP="008520A8">
      <w:pPr>
        <w:widowControl/>
        <w:numPr>
          <w:ilvl w:val="0"/>
          <w:numId w:val="6"/>
        </w:numPr>
        <w:tabs>
          <w:tab w:val="clear" w:pos="1866"/>
          <w:tab w:val="left" w:pos="567"/>
          <w:tab w:val="left" w:pos="851"/>
        </w:tabs>
        <w:autoSpaceDE/>
        <w:autoSpaceDN/>
        <w:spacing w:line="240" w:lineRule="atLeast"/>
        <w:ind w:left="1260" w:right="360" w:hanging="516"/>
        <w:jc w:val="both"/>
        <w:rPr>
          <w:rFonts w:asciiTheme="minorHAnsi" w:hAnsiTheme="minorHAnsi" w:cstheme="minorBidi"/>
        </w:rPr>
      </w:pPr>
      <w:r w:rsidRPr="6EA73717">
        <w:rPr>
          <w:rFonts w:asciiTheme="minorHAnsi" w:hAnsiTheme="minorHAnsi" w:cstheme="minorBidi"/>
        </w:rPr>
        <w:t>m</w:t>
      </w:r>
      <w:r w:rsidR="45EEFE3D" w:rsidRPr="6EA73717">
        <w:rPr>
          <w:rFonts w:asciiTheme="minorHAnsi" w:hAnsiTheme="minorHAnsi" w:cstheme="minorBidi"/>
        </w:rPr>
        <w:t>ay be detecte</w:t>
      </w:r>
      <w:r w:rsidR="240E3779" w:rsidRPr="6EA73717">
        <w:rPr>
          <w:rFonts w:asciiTheme="minorHAnsi" w:hAnsiTheme="minorHAnsi" w:cstheme="minorBidi"/>
        </w:rPr>
        <w:t>d</w:t>
      </w:r>
      <w:r w:rsidR="45EEFE3D" w:rsidRPr="6EA73717">
        <w:rPr>
          <w:rFonts w:asciiTheme="minorHAnsi" w:hAnsiTheme="minorHAnsi" w:cstheme="minorBidi"/>
        </w:rPr>
        <w:t xml:space="preserve"> in </w:t>
      </w:r>
      <w:r w:rsidR="240E3779" w:rsidRPr="6EA73717">
        <w:rPr>
          <w:rFonts w:asciiTheme="minorHAnsi" w:hAnsiTheme="minorHAnsi" w:cstheme="minorBidi"/>
        </w:rPr>
        <w:t xml:space="preserve">routine </w:t>
      </w:r>
      <w:r w:rsidR="45EEFE3D" w:rsidRPr="6EA73717">
        <w:rPr>
          <w:rFonts w:asciiTheme="minorHAnsi" w:hAnsiTheme="minorHAnsi" w:cstheme="minorBidi"/>
        </w:rPr>
        <w:t>drug tests conducted as part of this policy</w:t>
      </w:r>
    </w:p>
    <w:p w14:paraId="1F8A342D" w14:textId="595B5414" w:rsidR="6EA73717" w:rsidRDefault="6EA73717" w:rsidP="008520A8">
      <w:pPr>
        <w:tabs>
          <w:tab w:val="left" w:pos="567"/>
          <w:tab w:val="left" w:pos="851"/>
        </w:tabs>
        <w:spacing w:line="240" w:lineRule="atLeast"/>
        <w:ind w:right="360"/>
        <w:jc w:val="both"/>
        <w:rPr>
          <w:rFonts w:asciiTheme="minorHAnsi" w:hAnsiTheme="minorHAnsi" w:cstheme="minorBidi"/>
        </w:rPr>
      </w:pPr>
    </w:p>
    <w:p w14:paraId="51D9EA2C" w14:textId="131FDC18" w:rsidR="000B52FF" w:rsidRPr="00D90204" w:rsidRDefault="45EEFE3D" w:rsidP="008520A8">
      <w:pPr>
        <w:spacing w:line="240" w:lineRule="atLeast"/>
        <w:ind w:left="720" w:right="360"/>
        <w:jc w:val="both"/>
        <w:rPr>
          <w:rFonts w:asciiTheme="minorHAnsi" w:hAnsiTheme="minorHAnsi" w:cstheme="minorBidi"/>
        </w:rPr>
      </w:pPr>
      <w:r w:rsidRPr="6EA73717">
        <w:rPr>
          <w:rFonts w:asciiTheme="minorHAnsi" w:hAnsiTheme="minorHAnsi" w:cstheme="minorBidi"/>
        </w:rPr>
        <w:t xml:space="preserve">When a worker informs </w:t>
      </w:r>
      <w:r w:rsidR="1AAD0698" w:rsidRPr="6EA73717">
        <w:rPr>
          <w:rFonts w:asciiTheme="minorHAnsi" w:hAnsiTheme="minorHAnsi" w:cstheme="minorBidi"/>
        </w:rPr>
        <w:t>Alliance</w:t>
      </w:r>
      <w:r w:rsidRPr="6EA73717">
        <w:rPr>
          <w:rFonts w:asciiTheme="minorHAnsi" w:hAnsiTheme="minorHAnsi" w:cstheme="minorBidi"/>
        </w:rPr>
        <w:t xml:space="preserve"> of a </w:t>
      </w:r>
      <w:r w:rsidR="00C358BA" w:rsidRPr="6EA73717">
        <w:rPr>
          <w:rFonts w:asciiTheme="minorHAnsi" w:hAnsiTheme="minorHAnsi" w:cstheme="minorBidi"/>
        </w:rPr>
        <w:t>medication,</w:t>
      </w:r>
      <w:r w:rsidRPr="6EA73717">
        <w:rPr>
          <w:rFonts w:asciiTheme="minorHAnsi" w:hAnsiTheme="minorHAnsi" w:cstheme="minorBidi"/>
        </w:rPr>
        <w:t xml:space="preserve"> or a medication is identified in routine workplace drug testing performed under </w:t>
      </w:r>
      <w:r w:rsidR="5EE1FDB8" w:rsidRPr="6EA73717">
        <w:rPr>
          <w:rFonts w:asciiTheme="minorHAnsi" w:hAnsiTheme="minorHAnsi" w:cstheme="minorBidi"/>
        </w:rPr>
        <w:t xml:space="preserve">this </w:t>
      </w:r>
      <w:r w:rsidRPr="6EA73717">
        <w:rPr>
          <w:rFonts w:asciiTheme="minorHAnsi" w:hAnsiTheme="minorHAnsi" w:cstheme="minorBidi"/>
        </w:rPr>
        <w:t xml:space="preserve">drug and alcohol policy. The following </w:t>
      </w:r>
      <w:r w:rsidR="7B793D49" w:rsidRPr="6EA73717">
        <w:rPr>
          <w:rFonts w:asciiTheme="minorHAnsi" w:hAnsiTheme="minorHAnsi" w:cstheme="minorBidi"/>
        </w:rPr>
        <w:t>may</w:t>
      </w:r>
      <w:r w:rsidRPr="6EA73717">
        <w:rPr>
          <w:rFonts w:asciiTheme="minorHAnsi" w:hAnsiTheme="minorHAnsi" w:cstheme="minorBidi"/>
        </w:rPr>
        <w:t xml:space="preserve"> be required: </w:t>
      </w:r>
    </w:p>
    <w:p w14:paraId="2FF98A4E" w14:textId="77777777" w:rsidR="000B52FF" w:rsidRPr="00D90204" w:rsidRDefault="000B52FF" w:rsidP="008520A8">
      <w:pPr>
        <w:tabs>
          <w:tab w:val="left" w:pos="567"/>
          <w:tab w:val="left" w:pos="851"/>
        </w:tabs>
        <w:spacing w:line="240" w:lineRule="atLeast"/>
        <w:ind w:right="360"/>
        <w:jc w:val="both"/>
        <w:rPr>
          <w:rFonts w:asciiTheme="minorHAnsi" w:hAnsiTheme="minorHAnsi" w:cstheme="minorHAnsi"/>
        </w:rPr>
      </w:pPr>
    </w:p>
    <w:p w14:paraId="078EF1BA" w14:textId="77777777" w:rsidR="00BD6E3F" w:rsidRDefault="00E46DD8" w:rsidP="008520A8">
      <w:pPr>
        <w:pStyle w:val="ListParagraph"/>
        <w:numPr>
          <w:ilvl w:val="0"/>
          <w:numId w:val="7"/>
        </w:numPr>
        <w:tabs>
          <w:tab w:val="left" w:pos="567"/>
          <w:tab w:val="left" w:pos="851"/>
        </w:tabs>
        <w:spacing w:line="240" w:lineRule="atLeast"/>
        <w:ind w:left="1260" w:right="360" w:hanging="450"/>
        <w:jc w:val="both"/>
        <w:rPr>
          <w:rFonts w:asciiTheme="minorHAnsi" w:hAnsiTheme="minorHAnsi" w:cstheme="minorHAnsi"/>
        </w:rPr>
      </w:pPr>
      <w:r w:rsidRPr="000B5E63">
        <w:rPr>
          <w:rFonts w:asciiTheme="minorHAnsi" w:hAnsiTheme="minorHAnsi" w:cstheme="minorHAnsi"/>
        </w:rPr>
        <w:t>The employee to provide a c</w:t>
      </w:r>
      <w:r w:rsidR="000B52FF" w:rsidRPr="000B5E63">
        <w:rPr>
          <w:rFonts w:asciiTheme="minorHAnsi" w:hAnsiTheme="minorHAnsi" w:cstheme="minorHAnsi"/>
        </w:rPr>
        <w:t>opy of the prescription</w:t>
      </w:r>
      <w:r w:rsidR="00F85B1F" w:rsidRPr="000B5E63">
        <w:rPr>
          <w:rFonts w:asciiTheme="minorHAnsi" w:hAnsiTheme="minorHAnsi" w:cstheme="minorHAnsi"/>
        </w:rPr>
        <w:t xml:space="preserve"> </w:t>
      </w:r>
    </w:p>
    <w:p w14:paraId="05186DD7" w14:textId="595C4EE0" w:rsidR="003852BA" w:rsidRDefault="3EC1FD00" w:rsidP="008520A8">
      <w:pPr>
        <w:pStyle w:val="ListParagraph"/>
        <w:numPr>
          <w:ilvl w:val="0"/>
          <w:numId w:val="7"/>
        </w:numPr>
        <w:tabs>
          <w:tab w:val="left" w:pos="567"/>
          <w:tab w:val="left" w:pos="851"/>
        </w:tabs>
        <w:spacing w:line="240" w:lineRule="atLeast"/>
        <w:ind w:left="1260" w:right="360" w:hanging="450"/>
        <w:jc w:val="both"/>
        <w:rPr>
          <w:rFonts w:asciiTheme="minorHAnsi" w:hAnsiTheme="minorHAnsi" w:cstheme="minorBidi"/>
        </w:rPr>
      </w:pPr>
      <w:r w:rsidRPr="6EA73717">
        <w:rPr>
          <w:rFonts w:asciiTheme="minorHAnsi" w:hAnsiTheme="minorHAnsi" w:cstheme="minorBidi"/>
        </w:rPr>
        <w:t xml:space="preserve">Provide </w:t>
      </w:r>
      <w:ins w:id="74" w:author="Gavin Schiller" w:date="2025-09-30T16:55:00Z" w16du:dateUtc="2025-09-30T03:55:00Z">
        <w:r w:rsidR="00575E72">
          <w:rPr>
            <w:rFonts w:asciiTheme="minorHAnsi" w:hAnsiTheme="minorHAnsi" w:cstheme="minorBidi"/>
          </w:rPr>
          <w:t xml:space="preserve">satisfactory </w:t>
        </w:r>
      </w:ins>
      <w:r w:rsidR="45EEFE3D" w:rsidRPr="6EA73717">
        <w:rPr>
          <w:rFonts w:asciiTheme="minorHAnsi" w:hAnsiTheme="minorHAnsi" w:cstheme="minorBidi"/>
        </w:rPr>
        <w:t>evidence</w:t>
      </w:r>
      <w:r w:rsidR="4620763A" w:rsidRPr="6EA73717">
        <w:rPr>
          <w:rFonts w:asciiTheme="minorHAnsi" w:hAnsiTheme="minorHAnsi" w:cstheme="minorBidi"/>
        </w:rPr>
        <w:t xml:space="preserve"> </w:t>
      </w:r>
      <w:del w:id="75" w:author="Gavin Schiller" w:date="2025-09-30T16:37:00Z" w16du:dateUtc="2025-09-30T03:37:00Z">
        <w:r w:rsidR="45EEFE3D" w:rsidRPr="6EA73717" w:rsidDel="004109BC">
          <w:rPr>
            <w:rFonts w:asciiTheme="minorHAnsi" w:hAnsiTheme="minorHAnsi" w:cstheme="minorBidi"/>
          </w:rPr>
          <w:delText xml:space="preserve">(photo) </w:delText>
        </w:r>
      </w:del>
      <w:r w:rsidR="45EEFE3D" w:rsidRPr="6EA73717">
        <w:rPr>
          <w:rFonts w:asciiTheme="minorHAnsi" w:hAnsiTheme="minorHAnsi" w:cstheme="minorBidi"/>
        </w:rPr>
        <w:t>of the medication</w:t>
      </w:r>
      <w:r w:rsidR="08B87B71" w:rsidRPr="6EA73717">
        <w:rPr>
          <w:rFonts w:asciiTheme="minorHAnsi" w:hAnsiTheme="minorHAnsi" w:cstheme="minorBidi"/>
        </w:rPr>
        <w:t xml:space="preserve"> package</w:t>
      </w:r>
      <w:r w:rsidRPr="6EA73717">
        <w:rPr>
          <w:rFonts w:asciiTheme="minorHAnsi" w:hAnsiTheme="minorHAnsi" w:cstheme="minorBidi"/>
        </w:rPr>
        <w:t xml:space="preserve"> with</w:t>
      </w:r>
      <w:r w:rsidR="08B87B71" w:rsidRPr="6EA73717">
        <w:rPr>
          <w:rFonts w:asciiTheme="minorHAnsi" w:hAnsiTheme="minorHAnsi" w:cstheme="minorBidi"/>
        </w:rPr>
        <w:t xml:space="preserve"> </w:t>
      </w:r>
      <w:r w:rsidR="3DE8B8CD" w:rsidRPr="6EA73717">
        <w:rPr>
          <w:rFonts w:asciiTheme="minorHAnsi" w:hAnsiTheme="minorHAnsi" w:cstheme="minorBidi"/>
        </w:rPr>
        <w:t xml:space="preserve">pharmacy label </w:t>
      </w:r>
      <w:r w:rsidR="3C1F5598" w:rsidRPr="6EA73717">
        <w:rPr>
          <w:rFonts w:asciiTheme="minorHAnsi" w:hAnsiTheme="minorHAnsi" w:cstheme="minorBidi"/>
        </w:rPr>
        <w:t>showing</w:t>
      </w:r>
      <w:r w:rsidR="0E95DF57" w:rsidRPr="6EA73717">
        <w:rPr>
          <w:rFonts w:asciiTheme="minorHAnsi" w:hAnsiTheme="minorHAnsi" w:cstheme="minorBidi"/>
        </w:rPr>
        <w:t xml:space="preserve"> </w:t>
      </w:r>
      <w:r w:rsidR="2003BD2B" w:rsidRPr="6EA73717">
        <w:rPr>
          <w:rFonts w:asciiTheme="minorHAnsi" w:hAnsiTheme="minorHAnsi" w:cstheme="minorBidi"/>
        </w:rPr>
        <w:t xml:space="preserve">the </w:t>
      </w:r>
      <w:r w:rsidR="00014047" w:rsidRPr="6EA73717">
        <w:rPr>
          <w:rFonts w:asciiTheme="minorHAnsi" w:hAnsiTheme="minorHAnsi" w:cstheme="minorBidi"/>
        </w:rPr>
        <w:t>employees’</w:t>
      </w:r>
      <w:r w:rsidR="0E95DF57" w:rsidRPr="6EA73717">
        <w:rPr>
          <w:rFonts w:asciiTheme="minorHAnsi" w:hAnsiTheme="minorHAnsi" w:cstheme="minorBidi"/>
        </w:rPr>
        <w:t xml:space="preserve"> </w:t>
      </w:r>
      <w:r w:rsidR="2FF801C7" w:rsidRPr="6EA73717">
        <w:rPr>
          <w:rFonts w:asciiTheme="minorHAnsi" w:hAnsiTheme="minorHAnsi" w:cstheme="minorBidi"/>
        </w:rPr>
        <w:t>name, pharmacy</w:t>
      </w:r>
      <w:r w:rsidR="45EEFE3D" w:rsidRPr="6EA73717">
        <w:rPr>
          <w:rFonts w:asciiTheme="minorHAnsi" w:hAnsiTheme="minorHAnsi" w:cstheme="minorBidi"/>
        </w:rPr>
        <w:t xml:space="preserve"> </w:t>
      </w:r>
      <w:r w:rsidR="3C1F5598" w:rsidRPr="6EA73717">
        <w:rPr>
          <w:rFonts w:asciiTheme="minorHAnsi" w:hAnsiTheme="minorHAnsi" w:cstheme="minorBidi"/>
        </w:rPr>
        <w:t>name</w:t>
      </w:r>
      <w:r w:rsidR="7744FEE2" w:rsidRPr="6EA73717">
        <w:rPr>
          <w:rFonts w:asciiTheme="minorHAnsi" w:hAnsiTheme="minorHAnsi" w:cstheme="minorBidi"/>
        </w:rPr>
        <w:t xml:space="preserve"> and date of dispense</w:t>
      </w:r>
      <w:r w:rsidR="5504B850" w:rsidRPr="6EA73717">
        <w:rPr>
          <w:rFonts w:asciiTheme="minorHAnsi" w:hAnsiTheme="minorHAnsi" w:cstheme="minorBidi"/>
        </w:rPr>
        <w:t xml:space="preserve">. </w:t>
      </w:r>
      <w:r w:rsidR="54A8660B" w:rsidRPr="6EA73717">
        <w:rPr>
          <w:rFonts w:asciiTheme="minorHAnsi" w:hAnsiTheme="minorHAnsi" w:cstheme="minorBidi"/>
        </w:rPr>
        <w:t xml:space="preserve">Please note use of a medication prescribed or dispensed to another person is </w:t>
      </w:r>
      <w:r w:rsidR="19B215D7" w:rsidRPr="6EA73717">
        <w:rPr>
          <w:rFonts w:asciiTheme="minorHAnsi" w:hAnsiTheme="minorHAnsi" w:cstheme="minorBidi"/>
        </w:rPr>
        <w:t>not legal</w:t>
      </w:r>
    </w:p>
    <w:p w14:paraId="6F245BBD" w14:textId="7D68B3B9" w:rsidR="000B52FF" w:rsidRPr="000B5E63" w:rsidRDefault="6490356E" w:rsidP="008520A8">
      <w:pPr>
        <w:pStyle w:val="ListParagraph"/>
        <w:numPr>
          <w:ilvl w:val="0"/>
          <w:numId w:val="7"/>
        </w:numPr>
        <w:tabs>
          <w:tab w:val="left" w:pos="567"/>
          <w:tab w:val="left" w:pos="851"/>
        </w:tabs>
        <w:spacing w:line="240" w:lineRule="atLeast"/>
        <w:ind w:left="1260" w:right="360" w:hanging="450"/>
        <w:jc w:val="both"/>
        <w:rPr>
          <w:rFonts w:asciiTheme="minorHAnsi" w:hAnsiTheme="minorHAnsi" w:cstheme="minorBidi"/>
        </w:rPr>
      </w:pPr>
      <w:r w:rsidRPr="6EA73717">
        <w:rPr>
          <w:rFonts w:asciiTheme="minorHAnsi" w:hAnsiTheme="minorHAnsi" w:cstheme="minorBidi"/>
        </w:rPr>
        <w:t>A</w:t>
      </w:r>
      <w:r w:rsidR="45EEFE3D" w:rsidRPr="6EA73717">
        <w:rPr>
          <w:rFonts w:asciiTheme="minorHAnsi" w:hAnsiTheme="minorHAnsi" w:cstheme="minorBidi"/>
        </w:rPr>
        <w:t xml:space="preserve"> medical review opinion (</w:t>
      </w:r>
      <w:r w:rsidR="7B793D49" w:rsidRPr="6EA73717">
        <w:rPr>
          <w:rFonts w:asciiTheme="minorHAnsi" w:hAnsiTheme="minorHAnsi" w:cstheme="minorBidi"/>
        </w:rPr>
        <w:t xml:space="preserve">from a qualified </w:t>
      </w:r>
      <w:r w:rsidR="45EEFE3D" w:rsidRPr="6EA73717">
        <w:rPr>
          <w:rFonts w:asciiTheme="minorHAnsi" w:hAnsiTheme="minorHAnsi" w:cstheme="minorBidi"/>
        </w:rPr>
        <w:t>M</w:t>
      </w:r>
      <w:r w:rsidR="28A0D73A" w:rsidRPr="6EA73717">
        <w:rPr>
          <w:rFonts w:asciiTheme="minorHAnsi" w:hAnsiTheme="minorHAnsi" w:cstheme="minorBidi"/>
        </w:rPr>
        <w:t xml:space="preserve">edical Review Officer (MRO) </w:t>
      </w:r>
      <w:r w:rsidR="7B793D49" w:rsidRPr="6EA73717">
        <w:rPr>
          <w:rFonts w:asciiTheme="minorHAnsi" w:hAnsiTheme="minorHAnsi" w:cstheme="minorBidi"/>
        </w:rPr>
        <w:t xml:space="preserve">who is </w:t>
      </w:r>
      <w:r w:rsidR="0E95DF57" w:rsidRPr="6EA73717">
        <w:rPr>
          <w:rFonts w:asciiTheme="minorHAnsi" w:hAnsiTheme="minorHAnsi" w:cstheme="minorBidi"/>
        </w:rPr>
        <w:t xml:space="preserve">independent of the </w:t>
      </w:r>
      <w:r w:rsidR="0F5DE3FD" w:rsidRPr="6EA73717">
        <w:rPr>
          <w:rFonts w:asciiTheme="minorHAnsi" w:hAnsiTheme="minorHAnsi" w:cstheme="minorBidi"/>
        </w:rPr>
        <w:t>prescribing doctor</w:t>
      </w:r>
      <w:r w:rsidR="7B793D49" w:rsidRPr="6EA73717">
        <w:rPr>
          <w:rFonts w:asciiTheme="minorHAnsi" w:hAnsiTheme="minorHAnsi" w:cstheme="minorBidi"/>
        </w:rPr>
        <w:t>)</w:t>
      </w:r>
      <w:r w:rsidR="4182ED5B" w:rsidRPr="6EA73717">
        <w:rPr>
          <w:rFonts w:asciiTheme="minorHAnsi" w:hAnsiTheme="minorHAnsi" w:cstheme="minorBidi"/>
        </w:rPr>
        <w:t xml:space="preserve"> </w:t>
      </w:r>
      <w:r w:rsidR="45EEFE3D" w:rsidRPr="6EA73717">
        <w:rPr>
          <w:rFonts w:asciiTheme="minorHAnsi" w:hAnsiTheme="minorHAnsi" w:cstheme="minorBidi"/>
        </w:rPr>
        <w:t xml:space="preserve">may be required by </w:t>
      </w:r>
      <w:r w:rsidR="7365F4B1" w:rsidRPr="6EA73717">
        <w:rPr>
          <w:rFonts w:asciiTheme="minorHAnsi" w:hAnsiTheme="minorHAnsi" w:cstheme="minorBidi"/>
        </w:rPr>
        <w:t>Alliance</w:t>
      </w:r>
      <w:r w:rsidR="45EEFE3D" w:rsidRPr="6EA73717">
        <w:rPr>
          <w:rFonts w:asciiTheme="minorHAnsi" w:hAnsiTheme="minorHAnsi" w:cstheme="minorBidi"/>
        </w:rPr>
        <w:t xml:space="preserve"> to determine fitness for work</w:t>
      </w:r>
      <w:r w:rsidR="7365F4B1" w:rsidRPr="6EA73717">
        <w:rPr>
          <w:rFonts w:asciiTheme="minorHAnsi" w:hAnsiTheme="minorHAnsi" w:cstheme="minorBidi"/>
        </w:rPr>
        <w:t>.</w:t>
      </w:r>
    </w:p>
    <w:p w14:paraId="60E0538D" w14:textId="368A8A42" w:rsidR="000B52FF" w:rsidRDefault="000B52FF" w:rsidP="008520A8">
      <w:pPr>
        <w:tabs>
          <w:tab w:val="left" w:pos="567"/>
          <w:tab w:val="left" w:pos="851"/>
        </w:tabs>
        <w:spacing w:line="240" w:lineRule="atLeast"/>
        <w:ind w:left="720" w:right="360"/>
        <w:rPr>
          <w:rFonts w:asciiTheme="minorHAnsi" w:hAnsiTheme="minorHAnsi" w:cstheme="minorHAnsi"/>
          <w:highlight w:val="yellow"/>
        </w:rPr>
      </w:pPr>
      <w:r w:rsidRPr="000B5E63">
        <w:rPr>
          <w:rFonts w:asciiTheme="minorHAnsi" w:hAnsiTheme="minorHAnsi" w:cstheme="minorHAnsi"/>
          <w:u w:val="single"/>
        </w:rPr>
        <w:t xml:space="preserve">Examples </w:t>
      </w:r>
      <w:r>
        <w:rPr>
          <w:rFonts w:asciiTheme="minorHAnsi" w:hAnsiTheme="minorHAnsi" w:cstheme="minorHAnsi"/>
        </w:rPr>
        <w:t xml:space="preserve">of medications with potential to impair or be detected in routine testing </w:t>
      </w:r>
      <w:r w:rsidR="00403D2A">
        <w:rPr>
          <w:rFonts w:asciiTheme="minorHAnsi" w:hAnsiTheme="minorHAnsi" w:cstheme="minorHAnsi"/>
        </w:rPr>
        <w:t>are</w:t>
      </w:r>
      <w:r w:rsidR="00231DB5">
        <w:rPr>
          <w:rFonts w:asciiTheme="minorHAnsi" w:hAnsiTheme="minorHAnsi" w:cstheme="minorHAnsi"/>
        </w:rPr>
        <w:t xml:space="preserve"> </w:t>
      </w:r>
      <w:r>
        <w:rPr>
          <w:rFonts w:asciiTheme="minorHAnsi" w:hAnsiTheme="minorHAnsi" w:cstheme="minorHAnsi"/>
        </w:rPr>
        <w:lastRenderedPageBreak/>
        <w:t>Codeine, Oxycodone, Methadone, Medicinal THC (Cannabis</w:t>
      </w:r>
      <w:r w:rsidR="001829B1">
        <w:rPr>
          <w:rFonts w:asciiTheme="minorHAnsi" w:hAnsiTheme="minorHAnsi" w:cstheme="minorHAnsi"/>
        </w:rPr>
        <w:t>)</w:t>
      </w:r>
      <w:r>
        <w:rPr>
          <w:rFonts w:asciiTheme="minorHAnsi" w:hAnsiTheme="minorHAnsi" w:cstheme="minorHAnsi"/>
        </w:rPr>
        <w:t xml:space="preserve">, </w:t>
      </w:r>
      <w:r w:rsidR="001829B1">
        <w:rPr>
          <w:rFonts w:asciiTheme="minorHAnsi" w:hAnsiTheme="minorHAnsi" w:cstheme="minorHAnsi"/>
        </w:rPr>
        <w:t>ADHD Meds</w:t>
      </w:r>
      <w:r>
        <w:rPr>
          <w:rFonts w:asciiTheme="minorHAnsi" w:hAnsiTheme="minorHAnsi" w:cstheme="minorHAnsi"/>
        </w:rPr>
        <w:t xml:space="preserve">, </w:t>
      </w:r>
      <w:r w:rsidR="00E51E8E">
        <w:rPr>
          <w:rFonts w:asciiTheme="minorHAnsi" w:hAnsiTheme="minorHAnsi" w:cstheme="minorHAnsi"/>
        </w:rPr>
        <w:t xml:space="preserve">cold and </w:t>
      </w:r>
      <w:r>
        <w:rPr>
          <w:rFonts w:asciiTheme="minorHAnsi" w:hAnsiTheme="minorHAnsi" w:cstheme="minorHAnsi"/>
        </w:rPr>
        <w:t>flu meds</w:t>
      </w:r>
      <w:r w:rsidR="003852BA">
        <w:rPr>
          <w:rFonts w:asciiTheme="minorHAnsi" w:hAnsiTheme="minorHAnsi" w:cstheme="minorHAnsi"/>
        </w:rPr>
        <w:t xml:space="preserve"> that</w:t>
      </w:r>
      <w:r>
        <w:rPr>
          <w:rFonts w:asciiTheme="minorHAnsi" w:hAnsiTheme="minorHAnsi" w:cstheme="minorHAnsi"/>
        </w:rPr>
        <w:t xml:space="preserve"> contain pseudoephedrine</w:t>
      </w:r>
      <w:r w:rsidR="00BF7079">
        <w:rPr>
          <w:rFonts w:asciiTheme="minorHAnsi" w:hAnsiTheme="minorHAnsi" w:cstheme="minorHAnsi"/>
        </w:rPr>
        <w:t>, weight loss meds</w:t>
      </w:r>
    </w:p>
    <w:p w14:paraId="14CD6D5E" w14:textId="7F952EAF" w:rsidR="009C1ECB" w:rsidRDefault="00F33B7E" w:rsidP="00857579">
      <w:pPr>
        <w:pStyle w:val="BodyText"/>
        <w:spacing w:before="41"/>
        <w:ind w:left="720" w:right="637" w:firstLine="0"/>
      </w:pPr>
      <w:r>
        <w:t>(See appendix</w:t>
      </w:r>
      <w:r w:rsidR="00C358BA">
        <w:t xml:space="preserve"> </w:t>
      </w:r>
      <w:r w:rsidR="00403D2A">
        <w:t>7, Medication</w:t>
      </w:r>
      <w:r>
        <w:t xml:space="preserve"> notice)</w:t>
      </w:r>
    </w:p>
    <w:p w14:paraId="4287FDB1" w14:textId="77777777" w:rsidR="00D76011" w:rsidRDefault="00D76011" w:rsidP="00983354">
      <w:pPr>
        <w:pStyle w:val="BodyText"/>
        <w:spacing w:before="41"/>
        <w:ind w:left="165" w:right="637" w:firstLine="0"/>
      </w:pPr>
    </w:p>
    <w:p w14:paraId="128C089B" w14:textId="77777777" w:rsidR="006F51D4" w:rsidRDefault="006777C8" w:rsidP="00B57EFE">
      <w:pPr>
        <w:pStyle w:val="Heading1"/>
        <w:numPr>
          <w:ilvl w:val="0"/>
          <w:numId w:val="4"/>
        </w:numPr>
        <w:ind w:left="630" w:hanging="540"/>
      </w:pPr>
      <w:bookmarkStart w:id="76" w:name="_bookmark8"/>
      <w:bookmarkStart w:id="77" w:name="_Toc210056095"/>
      <w:bookmarkEnd w:id="76"/>
      <w:r>
        <w:t>SELF</w:t>
      </w:r>
      <w:r>
        <w:rPr>
          <w:spacing w:val="-7"/>
        </w:rPr>
        <w:t xml:space="preserve"> </w:t>
      </w:r>
      <w:r>
        <w:rPr>
          <w:spacing w:val="-2"/>
        </w:rPr>
        <w:t>REFERRAL</w:t>
      </w:r>
      <w:bookmarkEnd w:id="77"/>
    </w:p>
    <w:p w14:paraId="128C089C" w14:textId="7F12DAB5" w:rsidR="006F51D4" w:rsidRDefault="006777C8" w:rsidP="00B57EFE">
      <w:pPr>
        <w:pStyle w:val="BodyText"/>
        <w:spacing w:before="238"/>
        <w:ind w:left="630" w:right="568" w:firstLine="0"/>
        <w:jc w:val="both"/>
      </w:pPr>
      <w:r>
        <w:t xml:space="preserve">Employees are encouraged to self-refer </w:t>
      </w:r>
      <w:r w:rsidR="37D99A9C">
        <w:t>(Voluntary</w:t>
      </w:r>
      <w:r w:rsidR="60373444">
        <w:t>)</w:t>
      </w:r>
      <w:ins w:id="78" w:author="Gavin Schiller" w:date="2025-09-30T16:38:00Z" w16du:dateUtc="2025-09-30T03:38:00Z">
        <w:r w:rsidR="0048152A">
          <w:t xml:space="preserve"> </w:t>
        </w:r>
      </w:ins>
      <w:r>
        <w:t xml:space="preserve">for problems with drug </w:t>
      </w:r>
      <w:r w:rsidR="54D5E497">
        <w:t xml:space="preserve">or alcohol </w:t>
      </w:r>
      <w:r>
        <w:t xml:space="preserve">use </w:t>
      </w:r>
      <w:r w:rsidR="06B2DFCB">
        <w:t xml:space="preserve">(substance use disorder) </w:t>
      </w:r>
      <w:r>
        <w:t>before it has a</w:t>
      </w:r>
      <w:r w:rsidR="1DC27320">
        <w:t xml:space="preserve">n </w:t>
      </w:r>
      <w:r>
        <w:t xml:space="preserve">effect on </w:t>
      </w:r>
      <w:r w:rsidR="23EBB98B">
        <w:t xml:space="preserve">safety at </w:t>
      </w:r>
      <w:r>
        <w:t>work</w:t>
      </w:r>
      <w:r w:rsidR="60373444">
        <w:t xml:space="preserve"> or </w:t>
      </w:r>
      <w:r w:rsidR="23EBB98B">
        <w:t xml:space="preserve">is detected in </w:t>
      </w:r>
      <w:r w:rsidR="7461E48A">
        <w:t>routine</w:t>
      </w:r>
      <w:ins w:id="79" w:author="Gavin Schiller" w:date="2025-09-30T16:38:00Z" w16du:dateUtc="2025-09-30T03:38:00Z">
        <w:r w:rsidR="00D219E3">
          <w:t xml:space="preserve">, </w:t>
        </w:r>
        <w:commentRangeStart w:id="80"/>
        <w:r w:rsidR="00D219E3">
          <w:t>post incident or reasonable cause</w:t>
        </w:r>
      </w:ins>
      <w:r w:rsidR="7461E48A">
        <w:t xml:space="preserve"> drug tests.</w:t>
      </w:r>
      <w:r>
        <w:t xml:space="preserve"> </w:t>
      </w:r>
      <w:r w:rsidR="40E32964">
        <w:t>(Se</w:t>
      </w:r>
      <w:commentRangeEnd w:id="80"/>
      <w:r w:rsidR="00D72C78">
        <w:rPr>
          <w:rStyle w:val="CommentReference"/>
        </w:rPr>
        <w:commentReference w:id="80"/>
      </w:r>
      <w:r w:rsidR="40E32964">
        <w:t>e 4.2)</w:t>
      </w:r>
      <w:r w:rsidR="45745E03">
        <w:t>.</w:t>
      </w:r>
      <w:r>
        <w:t xml:space="preserve"> </w:t>
      </w:r>
      <w:r>
        <w:rPr>
          <w:spacing w:val="-6"/>
        </w:rPr>
        <w:t xml:space="preserve"> </w:t>
      </w:r>
      <w:r>
        <w:t>The</w:t>
      </w:r>
      <w:r>
        <w:rPr>
          <w:spacing w:val="-5"/>
        </w:rPr>
        <w:t xml:space="preserve"> </w:t>
      </w:r>
      <w:r>
        <w:t>company's</w:t>
      </w:r>
      <w:r>
        <w:rPr>
          <w:spacing w:val="-5"/>
        </w:rPr>
        <w:t xml:space="preserve"> </w:t>
      </w:r>
      <w:r>
        <w:t>OCP</w:t>
      </w:r>
      <w:r>
        <w:rPr>
          <w:spacing w:val="-5"/>
        </w:rPr>
        <w:t xml:space="preserve"> </w:t>
      </w:r>
      <w:r>
        <w:t>counselling</w:t>
      </w:r>
      <w:r>
        <w:rPr>
          <w:spacing w:val="-4"/>
        </w:rPr>
        <w:t xml:space="preserve"> </w:t>
      </w:r>
      <w:r>
        <w:t>provider</w:t>
      </w:r>
      <w:r>
        <w:rPr>
          <w:spacing w:val="-3"/>
        </w:rPr>
        <w:t xml:space="preserve"> </w:t>
      </w:r>
      <w:r>
        <w:t>can provide</w:t>
      </w:r>
      <w:r>
        <w:rPr>
          <w:spacing w:val="-5"/>
        </w:rPr>
        <w:t xml:space="preserve"> </w:t>
      </w:r>
      <w:r>
        <w:t xml:space="preserve">appropriate </w:t>
      </w:r>
      <w:r w:rsidR="47B3E810">
        <w:t>support,</w:t>
      </w:r>
      <w:r>
        <w:t xml:space="preserve"> and no employee will be disadvantaged for participating in the self-referral program.</w:t>
      </w:r>
    </w:p>
    <w:p w14:paraId="146D6CB8" w14:textId="13C64A77" w:rsidR="6EA73717" w:rsidRDefault="6EA73717" w:rsidP="00857579">
      <w:pPr>
        <w:pStyle w:val="BodyText"/>
        <w:spacing w:before="238"/>
        <w:ind w:left="165" w:right="568" w:firstLine="0"/>
        <w:jc w:val="both"/>
      </w:pPr>
    </w:p>
    <w:p w14:paraId="128C089D" w14:textId="77777777" w:rsidR="006F51D4" w:rsidRDefault="006777C8" w:rsidP="00B57EFE">
      <w:pPr>
        <w:pStyle w:val="Heading1"/>
        <w:numPr>
          <w:ilvl w:val="0"/>
          <w:numId w:val="4"/>
        </w:numPr>
        <w:ind w:left="630" w:hanging="630"/>
        <w:jc w:val="both"/>
      </w:pPr>
      <w:bookmarkStart w:id="81" w:name="_bookmark9"/>
      <w:bookmarkStart w:id="82" w:name="_Toc210056096"/>
      <w:bookmarkEnd w:id="81"/>
      <w:r>
        <w:rPr>
          <w:spacing w:val="-2"/>
        </w:rPr>
        <w:t>REPORTING</w:t>
      </w:r>
      <w:bookmarkEnd w:id="82"/>
    </w:p>
    <w:p w14:paraId="128C089E" w14:textId="44455B2F" w:rsidR="006F51D4" w:rsidRDefault="006777C8" w:rsidP="00B57EFE">
      <w:pPr>
        <w:pStyle w:val="BodyText"/>
        <w:spacing w:before="240"/>
        <w:ind w:left="630" w:right="637" w:firstLine="0"/>
        <w:jc w:val="both"/>
      </w:pPr>
      <w:r>
        <w:t>All employees and contractors have an obligation under this policy to report any incidents in which this</w:t>
      </w:r>
      <w:r>
        <w:rPr>
          <w:spacing w:val="-2"/>
        </w:rPr>
        <w:t xml:space="preserve"> </w:t>
      </w:r>
      <w:r>
        <w:t>policy</w:t>
      </w:r>
      <w:r>
        <w:rPr>
          <w:spacing w:val="-4"/>
        </w:rPr>
        <w:t xml:space="preserve"> </w:t>
      </w:r>
      <w:r>
        <w:t>may</w:t>
      </w:r>
      <w:r>
        <w:rPr>
          <w:spacing w:val="-4"/>
        </w:rPr>
        <w:t xml:space="preserve"> </w:t>
      </w:r>
      <w:r>
        <w:t>have</w:t>
      </w:r>
      <w:r>
        <w:rPr>
          <w:spacing w:val="-4"/>
        </w:rPr>
        <w:t xml:space="preserve"> </w:t>
      </w:r>
      <w:r>
        <w:t>been</w:t>
      </w:r>
      <w:r>
        <w:rPr>
          <w:spacing w:val="-4"/>
        </w:rPr>
        <w:t xml:space="preserve"> </w:t>
      </w:r>
      <w:r>
        <w:t>breached</w:t>
      </w:r>
      <w:r w:rsidR="73131004">
        <w:t>,</w:t>
      </w:r>
      <w:r>
        <w:rPr>
          <w:spacing w:val="-2"/>
        </w:rPr>
        <w:t xml:space="preserve"> </w:t>
      </w:r>
      <w:r>
        <w:t>including</w:t>
      </w:r>
      <w:r w:rsidR="55EDC610">
        <w:t xml:space="preserve"> observed</w:t>
      </w:r>
      <w:r w:rsidR="7D79B4A6">
        <w:t xml:space="preserve"> incident of</w:t>
      </w:r>
      <w:r>
        <w:rPr>
          <w:spacing w:val="-2"/>
        </w:rPr>
        <w:t xml:space="preserve"> </w:t>
      </w:r>
      <w:r>
        <w:t>possession</w:t>
      </w:r>
      <w:r>
        <w:rPr>
          <w:spacing w:val="-4"/>
        </w:rPr>
        <w:t xml:space="preserve"> </w:t>
      </w:r>
      <w:r>
        <w:t>or</w:t>
      </w:r>
      <w:r>
        <w:rPr>
          <w:spacing w:val="-2"/>
        </w:rPr>
        <w:t xml:space="preserve"> </w:t>
      </w:r>
      <w:r>
        <w:t>consumption</w:t>
      </w:r>
      <w:r>
        <w:rPr>
          <w:spacing w:val="-3"/>
        </w:rPr>
        <w:t xml:space="preserve"> </w:t>
      </w:r>
      <w:r>
        <w:t>of</w:t>
      </w:r>
      <w:r>
        <w:rPr>
          <w:spacing w:val="-4"/>
        </w:rPr>
        <w:t xml:space="preserve"> </w:t>
      </w:r>
      <w:r>
        <w:t>drugs</w:t>
      </w:r>
      <w:r w:rsidR="569B29B2">
        <w:t xml:space="preserve"> or alcohol</w:t>
      </w:r>
      <w:r>
        <w:t xml:space="preserve">, or where there is a reasonably held view that another </w:t>
      </w:r>
      <w:r w:rsidR="00499E8B">
        <w:t>worker</w:t>
      </w:r>
      <w:r>
        <w:t xml:space="preserve"> may be </w:t>
      </w:r>
      <w:r w:rsidR="70246F43">
        <w:t xml:space="preserve">unsafe or unfit </w:t>
      </w:r>
      <w:r w:rsidR="41F2CB18">
        <w:t>to work</w:t>
      </w:r>
      <w:r>
        <w:t xml:space="preserve"> or otherwise in breach of this policy.</w:t>
      </w:r>
    </w:p>
    <w:p w14:paraId="544B306A" w14:textId="77777777" w:rsidR="00857579" w:rsidRDefault="00857579" w:rsidP="00857579">
      <w:pPr>
        <w:pStyle w:val="BodyText"/>
        <w:spacing w:before="240"/>
        <w:ind w:left="720" w:right="637" w:firstLine="0"/>
        <w:jc w:val="both"/>
      </w:pPr>
    </w:p>
    <w:p w14:paraId="1512B3BC" w14:textId="77777777" w:rsidR="00531B95" w:rsidRPr="00C30B3C" w:rsidRDefault="00531B95" w:rsidP="00B57EFE">
      <w:pPr>
        <w:pStyle w:val="ListParagraph"/>
        <w:numPr>
          <w:ilvl w:val="0"/>
          <w:numId w:val="4"/>
        </w:numPr>
        <w:ind w:left="630" w:hanging="630"/>
      </w:pPr>
      <w:r w:rsidRPr="00095EBB">
        <w:rPr>
          <w:b/>
          <w:bCs/>
          <w:sz w:val="32"/>
          <w:szCs w:val="32"/>
        </w:rPr>
        <w:t>TYPES OF TESTING</w:t>
      </w:r>
    </w:p>
    <w:p w14:paraId="0985E9C6" w14:textId="77777777" w:rsidR="00531B95" w:rsidRDefault="00531B95" w:rsidP="00531B95">
      <w:pPr>
        <w:pStyle w:val="ListParagraph"/>
        <w:spacing w:line="279" w:lineRule="exact"/>
        <w:ind w:left="1080" w:right="270" w:firstLine="0"/>
        <w:jc w:val="both"/>
      </w:pPr>
    </w:p>
    <w:p w14:paraId="7166066D" w14:textId="77777777" w:rsidR="00531B95" w:rsidRPr="00D05C3B" w:rsidRDefault="00531B95" w:rsidP="00B57EFE">
      <w:pPr>
        <w:pStyle w:val="Heading2"/>
        <w:ind w:left="720" w:right="360"/>
        <w:jc w:val="both"/>
        <w:rPr>
          <w:rFonts w:asciiTheme="minorHAnsi" w:hAnsiTheme="minorHAnsi" w:cstheme="minorHAnsi"/>
          <w:b/>
          <w:bCs/>
          <w:sz w:val="22"/>
          <w:szCs w:val="22"/>
        </w:rPr>
      </w:pPr>
      <w:r w:rsidRPr="00D05C3B">
        <w:rPr>
          <w:rFonts w:asciiTheme="minorHAnsi" w:hAnsiTheme="minorHAnsi" w:cstheme="minorHAnsi"/>
          <w:b/>
          <w:bCs/>
          <w:sz w:val="22"/>
          <w:szCs w:val="22"/>
        </w:rPr>
        <w:t>Pre-employment and internal transfer screening</w:t>
      </w:r>
    </w:p>
    <w:p w14:paraId="721177F5" w14:textId="77777777" w:rsidR="00531B95" w:rsidRPr="00D05C3B" w:rsidRDefault="00531B95" w:rsidP="00B57EFE">
      <w:pPr>
        <w:ind w:left="720" w:right="360"/>
        <w:jc w:val="both"/>
        <w:rPr>
          <w:rFonts w:asciiTheme="minorHAnsi" w:hAnsiTheme="minorHAnsi" w:cstheme="minorHAnsi"/>
          <w:lang w:val="en-NZ"/>
        </w:rPr>
      </w:pPr>
      <w:r w:rsidRPr="00D05C3B">
        <w:rPr>
          <w:rFonts w:asciiTheme="minorHAnsi" w:hAnsiTheme="minorHAnsi" w:cstheme="minorHAnsi"/>
          <w:lang w:val="en-NZ"/>
        </w:rPr>
        <w:t>Alliance requires all persons considered for employment or internal transfer to provide a negative drug and alcohol test result before any job offer or transfer is confirmed.</w:t>
      </w:r>
    </w:p>
    <w:p w14:paraId="2333F5A8" w14:textId="77777777" w:rsidR="00531B95" w:rsidRPr="00D05C3B" w:rsidRDefault="00531B95" w:rsidP="00B57EFE">
      <w:pPr>
        <w:ind w:left="720" w:right="360"/>
        <w:jc w:val="both"/>
        <w:rPr>
          <w:rFonts w:asciiTheme="minorHAnsi" w:hAnsiTheme="minorHAnsi" w:cstheme="minorHAnsi"/>
          <w:lang w:val="en-NZ"/>
        </w:rPr>
      </w:pPr>
    </w:p>
    <w:p w14:paraId="1B63E70E" w14:textId="77777777" w:rsidR="00531B95" w:rsidRPr="00D05C3B" w:rsidRDefault="00531B95" w:rsidP="00B57EFE">
      <w:pPr>
        <w:pStyle w:val="Heading2"/>
        <w:ind w:left="720" w:right="360"/>
        <w:jc w:val="both"/>
        <w:rPr>
          <w:rFonts w:asciiTheme="minorHAnsi" w:hAnsiTheme="minorHAnsi" w:cstheme="minorHAnsi"/>
          <w:b/>
          <w:bCs/>
          <w:sz w:val="22"/>
          <w:szCs w:val="22"/>
        </w:rPr>
      </w:pPr>
      <w:r w:rsidRPr="00D05C3B">
        <w:rPr>
          <w:rFonts w:asciiTheme="minorHAnsi" w:hAnsiTheme="minorHAnsi" w:cstheme="minorHAnsi"/>
          <w:b/>
          <w:bCs/>
          <w:sz w:val="22"/>
          <w:szCs w:val="22"/>
        </w:rPr>
        <w:t>90 Day - During the first 90 days of employment</w:t>
      </w:r>
    </w:p>
    <w:p w14:paraId="62A3C054" w14:textId="77777777" w:rsidR="00531B95" w:rsidRPr="00D05C3B" w:rsidRDefault="00531B95" w:rsidP="00B57EFE">
      <w:pPr>
        <w:ind w:left="720" w:right="360"/>
        <w:jc w:val="both"/>
        <w:rPr>
          <w:rFonts w:asciiTheme="minorHAnsi" w:hAnsiTheme="minorHAnsi" w:cstheme="minorHAnsi"/>
          <w:lang w:val="en-NZ"/>
        </w:rPr>
      </w:pPr>
      <w:r w:rsidRPr="00D05C3B">
        <w:rPr>
          <w:rFonts w:asciiTheme="minorHAnsi" w:hAnsiTheme="minorHAnsi" w:cstheme="minorHAnsi"/>
          <w:lang w:val="en-NZ"/>
        </w:rPr>
        <w:t>Up to 3 unannounced drug and alcohol tests may be requested in the first 90 days of employment.</w:t>
      </w:r>
    </w:p>
    <w:p w14:paraId="3F1631DB" w14:textId="77777777" w:rsidR="00531B95" w:rsidRPr="00D05C3B" w:rsidRDefault="00531B95" w:rsidP="00531B95">
      <w:pPr>
        <w:ind w:left="810" w:right="360"/>
        <w:jc w:val="both"/>
        <w:rPr>
          <w:rFonts w:asciiTheme="minorHAnsi" w:hAnsiTheme="minorHAnsi" w:cstheme="minorHAnsi"/>
          <w:lang w:val="en-NZ"/>
        </w:rPr>
      </w:pPr>
    </w:p>
    <w:p w14:paraId="51836225" w14:textId="77777777" w:rsidR="00531B95" w:rsidRPr="00D05C3B" w:rsidRDefault="00531B95" w:rsidP="00B57EFE">
      <w:pPr>
        <w:pStyle w:val="Heading2"/>
        <w:ind w:left="630" w:right="360"/>
        <w:jc w:val="both"/>
        <w:rPr>
          <w:rFonts w:asciiTheme="minorHAnsi" w:hAnsiTheme="minorHAnsi" w:cstheme="minorHAnsi"/>
          <w:b/>
          <w:bCs/>
          <w:sz w:val="22"/>
          <w:szCs w:val="22"/>
        </w:rPr>
      </w:pPr>
      <w:r w:rsidRPr="00D05C3B">
        <w:rPr>
          <w:rFonts w:asciiTheme="minorHAnsi" w:hAnsiTheme="minorHAnsi" w:cstheme="minorHAnsi"/>
          <w:b/>
          <w:bCs/>
          <w:sz w:val="22"/>
          <w:szCs w:val="22"/>
        </w:rPr>
        <w:t>Post accident/incident testing</w:t>
      </w:r>
    </w:p>
    <w:p w14:paraId="3858F923" w14:textId="77777777" w:rsidR="00531B95" w:rsidRPr="00D05C3B" w:rsidRDefault="00531B95" w:rsidP="00B57EFE">
      <w:pPr>
        <w:ind w:left="630" w:right="360"/>
        <w:jc w:val="both"/>
        <w:rPr>
          <w:rFonts w:asciiTheme="minorHAnsi" w:hAnsiTheme="minorHAnsi" w:cstheme="minorHAnsi"/>
          <w:color w:val="000000"/>
        </w:rPr>
      </w:pPr>
      <w:r w:rsidRPr="00D05C3B">
        <w:rPr>
          <w:rFonts w:asciiTheme="minorHAnsi" w:hAnsiTheme="minorHAnsi" w:cstheme="minorHAnsi"/>
          <w:lang w:val="en-NZ"/>
        </w:rPr>
        <w:t>Employees may be screened to rule out the potential influence of Drugs and/or Alcohol as a cause or contribution to an accident or incident or near miss that has occurred.  This includes those directly and indirectly involved, t</w:t>
      </w:r>
      <w:r w:rsidRPr="00D05C3B">
        <w:rPr>
          <w:rFonts w:asciiTheme="minorHAnsi" w:hAnsiTheme="minorHAnsi" w:cstheme="minorHAnsi"/>
          <w:color w:val="000000"/>
        </w:rPr>
        <w:t xml:space="preserve">he decision to test may be, but not limited to: </w:t>
      </w:r>
    </w:p>
    <w:p w14:paraId="485A896F" w14:textId="7E6740C9" w:rsidR="00531B95" w:rsidRPr="00D05C3B" w:rsidRDefault="00531B95" w:rsidP="00B57EFE">
      <w:pPr>
        <w:pStyle w:val="NormalWeb"/>
        <w:numPr>
          <w:ilvl w:val="0"/>
          <w:numId w:val="11"/>
        </w:numPr>
        <w:spacing w:before="0" w:beforeAutospacing="0" w:after="0" w:afterAutospacing="0" w:line="276" w:lineRule="auto"/>
        <w:ind w:left="1080" w:right="360" w:hanging="450"/>
        <w:jc w:val="both"/>
        <w:rPr>
          <w:rFonts w:asciiTheme="minorHAnsi" w:hAnsiTheme="minorHAnsi" w:cstheme="minorHAnsi"/>
          <w:color w:val="000000"/>
          <w:sz w:val="22"/>
          <w:szCs w:val="22"/>
        </w:rPr>
      </w:pPr>
      <w:r w:rsidRPr="00D05C3B">
        <w:rPr>
          <w:rFonts w:asciiTheme="minorHAnsi" w:hAnsiTheme="minorHAnsi" w:cstheme="minorHAnsi"/>
          <w:color w:val="000000"/>
          <w:sz w:val="22"/>
          <w:szCs w:val="22"/>
        </w:rPr>
        <w:t>An accident or incident or near miss that has caused or had potential to cause death, injury, harm, or require</w:t>
      </w:r>
      <w:ins w:id="83" w:author="Gavin Schiller" w:date="2025-09-30T16:41:00Z" w16du:dateUtc="2025-09-30T03:41:00Z">
        <w:r w:rsidR="007315C7">
          <w:rPr>
            <w:rFonts w:asciiTheme="minorHAnsi" w:hAnsiTheme="minorHAnsi" w:cstheme="minorHAnsi"/>
            <w:color w:val="000000"/>
            <w:sz w:val="22"/>
            <w:szCs w:val="22"/>
          </w:rPr>
          <w:t xml:space="preserve"> medical</w:t>
        </w:r>
      </w:ins>
      <w:r w:rsidRPr="00D05C3B">
        <w:rPr>
          <w:rFonts w:asciiTheme="minorHAnsi" w:hAnsiTheme="minorHAnsi" w:cstheme="minorHAnsi"/>
          <w:color w:val="000000"/>
          <w:sz w:val="22"/>
          <w:szCs w:val="22"/>
        </w:rPr>
        <w:t xml:space="preserve"> treatment</w:t>
      </w:r>
      <w:del w:id="84" w:author="Gavin Schiller" w:date="2025-09-30T16:41:00Z" w16du:dateUtc="2025-09-30T03:41:00Z">
        <w:r w:rsidRPr="00D05C3B" w:rsidDel="007315C7">
          <w:rPr>
            <w:rFonts w:asciiTheme="minorHAnsi" w:hAnsiTheme="minorHAnsi" w:cstheme="minorHAnsi"/>
            <w:color w:val="000000"/>
            <w:sz w:val="22"/>
            <w:szCs w:val="22"/>
          </w:rPr>
          <w:delText xml:space="preserve"> by a medical professional</w:delText>
        </w:r>
      </w:del>
      <w:r w:rsidRPr="00D05C3B">
        <w:rPr>
          <w:rFonts w:asciiTheme="minorHAnsi" w:hAnsiTheme="minorHAnsi" w:cstheme="minorHAnsi"/>
          <w:color w:val="000000"/>
          <w:sz w:val="22"/>
          <w:szCs w:val="22"/>
        </w:rPr>
        <w:t>.</w:t>
      </w:r>
    </w:p>
    <w:p w14:paraId="5457395F" w14:textId="77777777" w:rsidR="00531B95" w:rsidRPr="00D05C3B" w:rsidRDefault="00531B95" w:rsidP="00B57EFE">
      <w:pPr>
        <w:pStyle w:val="NormalWeb"/>
        <w:numPr>
          <w:ilvl w:val="0"/>
          <w:numId w:val="11"/>
        </w:numPr>
        <w:spacing w:before="0" w:beforeAutospacing="0" w:after="0" w:afterAutospacing="0" w:line="276" w:lineRule="auto"/>
        <w:ind w:left="1080" w:right="360" w:hanging="450"/>
        <w:jc w:val="both"/>
        <w:rPr>
          <w:rFonts w:asciiTheme="minorHAnsi" w:hAnsiTheme="minorHAnsi" w:cstheme="minorHAnsi"/>
          <w:color w:val="000000"/>
          <w:sz w:val="22"/>
          <w:szCs w:val="22"/>
        </w:rPr>
      </w:pPr>
      <w:r w:rsidRPr="00D05C3B">
        <w:rPr>
          <w:rFonts w:asciiTheme="minorHAnsi" w:hAnsiTheme="minorHAnsi" w:cstheme="minorHAnsi"/>
          <w:color w:val="000000"/>
          <w:sz w:val="22"/>
          <w:szCs w:val="22"/>
        </w:rPr>
        <w:t>An accident or incident that has or could have caused damage to a vehicle, property, equipment, material or reputation.</w:t>
      </w:r>
    </w:p>
    <w:p w14:paraId="3140C761" w14:textId="77777777" w:rsidR="00531B95" w:rsidRDefault="00531B95" w:rsidP="00B57EFE">
      <w:pPr>
        <w:pStyle w:val="NormalWeb"/>
        <w:numPr>
          <w:ilvl w:val="0"/>
          <w:numId w:val="11"/>
        </w:numPr>
        <w:spacing w:before="0" w:beforeAutospacing="0" w:after="0" w:afterAutospacing="0" w:line="276" w:lineRule="auto"/>
        <w:ind w:left="1080" w:right="360" w:hanging="450"/>
        <w:jc w:val="both"/>
        <w:rPr>
          <w:ins w:id="85" w:author="Gavin Schiller" w:date="2025-09-30T16:40:00Z" w16du:dateUtc="2025-09-30T03:40:00Z"/>
          <w:rFonts w:asciiTheme="minorHAnsi" w:hAnsiTheme="minorHAnsi" w:cstheme="minorHAnsi"/>
          <w:color w:val="000000"/>
          <w:sz w:val="22"/>
          <w:szCs w:val="22"/>
        </w:rPr>
      </w:pPr>
      <w:r w:rsidRPr="00D05C3B">
        <w:rPr>
          <w:rFonts w:asciiTheme="minorHAnsi" w:hAnsiTheme="minorHAnsi" w:cstheme="minorHAnsi"/>
          <w:color w:val="000000"/>
          <w:sz w:val="22"/>
          <w:szCs w:val="22"/>
        </w:rPr>
        <w:t>An accident or incident that has or may breach any law, rule or regulation or any contractual requirement or other obligation on Alliance and/or any other person or party.</w:t>
      </w:r>
    </w:p>
    <w:p w14:paraId="2842BB3E" w14:textId="47410B0F" w:rsidR="00102547" w:rsidRPr="00D05C3B" w:rsidRDefault="00102547" w:rsidP="00B57EFE">
      <w:pPr>
        <w:pStyle w:val="NormalWeb"/>
        <w:numPr>
          <w:ilvl w:val="0"/>
          <w:numId w:val="11"/>
        </w:numPr>
        <w:spacing w:before="0" w:beforeAutospacing="0" w:after="0" w:afterAutospacing="0" w:line="276" w:lineRule="auto"/>
        <w:ind w:left="1080" w:right="360" w:hanging="450"/>
        <w:jc w:val="both"/>
        <w:rPr>
          <w:rFonts w:asciiTheme="minorHAnsi" w:hAnsiTheme="minorHAnsi" w:cstheme="minorHAnsi"/>
          <w:color w:val="000000"/>
          <w:sz w:val="22"/>
          <w:szCs w:val="22"/>
        </w:rPr>
      </w:pPr>
      <w:ins w:id="86" w:author="Gavin Schiller" w:date="2025-09-30T16:40:00Z" w16du:dateUtc="2025-09-30T03:40:00Z">
        <w:r w:rsidRPr="00D05C3B">
          <w:rPr>
            <w:rFonts w:asciiTheme="minorHAnsi" w:hAnsiTheme="minorHAnsi" w:cstheme="minorHAnsi"/>
            <w:color w:val="000000"/>
            <w:sz w:val="22"/>
            <w:szCs w:val="22"/>
          </w:rPr>
          <w:t>An accident or incident or near miss</w:t>
        </w:r>
        <w:r>
          <w:rPr>
            <w:rFonts w:asciiTheme="minorHAnsi" w:hAnsiTheme="minorHAnsi" w:cstheme="minorHAnsi"/>
            <w:color w:val="000000"/>
            <w:sz w:val="22"/>
            <w:szCs w:val="22"/>
          </w:rPr>
          <w:t xml:space="preserve"> invo</w:t>
        </w:r>
        <w:r w:rsidR="007315C7">
          <w:rPr>
            <w:rFonts w:asciiTheme="minorHAnsi" w:hAnsiTheme="minorHAnsi" w:cstheme="minorHAnsi"/>
            <w:color w:val="000000"/>
            <w:sz w:val="22"/>
            <w:szCs w:val="22"/>
          </w:rPr>
          <w:t>lving mobile equipment</w:t>
        </w:r>
      </w:ins>
      <w:ins w:id="87" w:author="Gavin Schiller" w:date="2025-09-30T16:41:00Z" w16du:dateUtc="2025-09-30T03:41:00Z">
        <w:r w:rsidR="007315C7">
          <w:rPr>
            <w:rFonts w:asciiTheme="minorHAnsi" w:hAnsiTheme="minorHAnsi" w:cstheme="minorHAnsi"/>
            <w:color w:val="000000"/>
            <w:sz w:val="22"/>
            <w:szCs w:val="22"/>
          </w:rPr>
          <w:t>.</w:t>
        </w:r>
      </w:ins>
    </w:p>
    <w:p w14:paraId="1D2DB439" w14:textId="06001500" w:rsidR="00531B95" w:rsidRDefault="00531B95">
      <w:pPr>
        <w:rPr>
          <w:rFonts w:asciiTheme="minorHAnsi" w:eastAsia="Times New Roman" w:hAnsiTheme="minorHAnsi" w:cstheme="minorHAnsi"/>
          <w:color w:val="000000"/>
          <w:lang w:val="en-NZ" w:eastAsia="en-NZ"/>
        </w:rPr>
      </w:pPr>
      <w:r>
        <w:rPr>
          <w:rFonts w:asciiTheme="minorHAnsi" w:hAnsiTheme="minorHAnsi" w:cstheme="minorHAnsi"/>
          <w:color w:val="000000"/>
        </w:rPr>
        <w:br w:type="page"/>
      </w:r>
    </w:p>
    <w:p w14:paraId="7D67BC54" w14:textId="77777777" w:rsidR="00531B95" w:rsidRPr="00D05C3B" w:rsidRDefault="00531B95" w:rsidP="00531B95">
      <w:pPr>
        <w:pStyle w:val="Heading2"/>
        <w:ind w:left="810" w:right="360"/>
        <w:rPr>
          <w:b/>
          <w:bCs/>
          <w:sz w:val="22"/>
          <w:szCs w:val="22"/>
        </w:rPr>
      </w:pPr>
      <w:r w:rsidRPr="00D05C3B">
        <w:rPr>
          <w:b/>
          <w:bCs/>
          <w:sz w:val="22"/>
          <w:szCs w:val="22"/>
        </w:rPr>
        <w:lastRenderedPageBreak/>
        <w:t>Reasonable cause testing</w:t>
      </w:r>
    </w:p>
    <w:p w14:paraId="0FB0E99D" w14:textId="77777777" w:rsidR="00531B95" w:rsidRPr="00D05C3B" w:rsidRDefault="00531B95" w:rsidP="00531B95">
      <w:pPr>
        <w:ind w:left="810" w:right="360"/>
        <w:jc w:val="both"/>
        <w:rPr>
          <w:rFonts w:asciiTheme="minorHAnsi" w:hAnsiTheme="minorHAnsi" w:cstheme="minorHAnsi"/>
          <w:lang w:val="en-NZ"/>
        </w:rPr>
      </w:pPr>
      <w:r w:rsidRPr="00D05C3B">
        <w:rPr>
          <w:rFonts w:asciiTheme="minorHAnsi" w:hAnsiTheme="minorHAnsi" w:cstheme="minorHAnsi"/>
          <w:lang w:val="en-NZ"/>
        </w:rPr>
        <w:t xml:space="preserve">An employee or contractor may be required to be drug and/or alcohol tested if there is reasonable grounds to suspect that the employee or contractor may be unsafe or unfit to work. See reasonable cause Appendix </w:t>
      </w:r>
      <w:r>
        <w:rPr>
          <w:rFonts w:asciiTheme="minorHAnsi" w:hAnsiTheme="minorHAnsi" w:cstheme="minorHAnsi"/>
          <w:lang w:val="en-NZ"/>
        </w:rPr>
        <w:t>3, t</w:t>
      </w:r>
      <w:r w:rsidRPr="00D05C3B">
        <w:rPr>
          <w:rFonts w:asciiTheme="minorHAnsi" w:hAnsiTheme="minorHAnsi" w:cstheme="minorHAnsi"/>
          <w:lang w:val="en-NZ"/>
        </w:rPr>
        <w:t>his reason to test also applies to tests performed following a drug dog indication.</w:t>
      </w:r>
    </w:p>
    <w:p w14:paraId="10FEF2B2" w14:textId="77777777" w:rsidR="00531B95" w:rsidRDefault="00531B95" w:rsidP="00531B95">
      <w:pPr>
        <w:ind w:left="810"/>
        <w:jc w:val="both"/>
        <w:rPr>
          <w:rFonts w:asciiTheme="minorHAnsi" w:hAnsiTheme="minorHAnsi" w:cstheme="minorHAnsi"/>
          <w:lang w:val="en-NZ"/>
        </w:rPr>
      </w:pPr>
    </w:p>
    <w:p w14:paraId="1FB15528" w14:textId="77777777" w:rsidR="00531B95" w:rsidRPr="00D05C3B" w:rsidRDefault="00531B95" w:rsidP="00531B95">
      <w:pPr>
        <w:pStyle w:val="Heading2"/>
        <w:ind w:left="810" w:right="270"/>
        <w:rPr>
          <w:b/>
          <w:bCs/>
          <w:sz w:val="22"/>
          <w:szCs w:val="22"/>
        </w:rPr>
      </w:pPr>
      <w:r w:rsidRPr="00D05C3B">
        <w:rPr>
          <w:b/>
          <w:bCs/>
          <w:sz w:val="22"/>
          <w:szCs w:val="22"/>
        </w:rPr>
        <w:t>Random testing</w:t>
      </w:r>
    </w:p>
    <w:p w14:paraId="711CA5BD" w14:textId="77777777" w:rsidR="00531B95" w:rsidRPr="00D05C3B" w:rsidRDefault="00531B95" w:rsidP="00531B95">
      <w:pPr>
        <w:ind w:left="810" w:right="270"/>
        <w:jc w:val="both"/>
        <w:rPr>
          <w:rFonts w:asciiTheme="minorHAnsi" w:hAnsiTheme="minorHAnsi" w:cstheme="minorBidi"/>
          <w:lang w:val="en-NZ"/>
        </w:rPr>
      </w:pPr>
      <w:r w:rsidRPr="00D05C3B">
        <w:rPr>
          <w:rFonts w:asciiTheme="minorHAnsi" w:hAnsiTheme="minorHAnsi" w:cstheme="minorBidi"/>
          <w:lang w:val="en-NZ"/>
        </w:rPr>
        <w:t>Names of employees will be drawn by random selection at any time. Employees randomly selected for drug and alcohol testing to be conducted by the company will be tested at random times following their selection. Alliance Group worksites are classified as safety sensitive. The ability to randomly select and test for drugs and alcohol is therefore applicable to all employees, contractors and visitors on our sites regardless of position. The frequency or percentage of those selected may be higher for workers performing higher risk work.</w:t>
      </w:r>
    </w:p>
    <w:p w14:paraId="730F2510" w14:textId="77777777" w:rsidR="00531B95" w:rsidRDefault="00531B95" w:rsidP="00531B95">
      <w:pPr>
        <w:ind w:left="810" w:right="270"/>
        <w:jc w:val="both"/>
        <w:rPr>
          <w:rFonts w:asciiTheme="minorHAnsi" w:hAnsiTheme="minorHAnsi" w:cstheme="minorBidi"/>
          <w:lang w:val="en-NZ"/>
        </w:rPr>
      </w:pPr>
    </w:p>
    <w:p w14:paraId="270DDC1D" w14:textId="77777777" w:rsidR="00531B95" w:rsidRPr="00EB4E38" w:rsidRDefault="00531B95" w:rsidP="00531B95">
      <w:pPr>
        <w:ind w:left="810" w:right="270"/>
        <w:jc w:val="both"/>
        <w:rPr>
          <w:rFonts w:asciiTheme="minorHAnsi" w:hAnsiTheme="minorHAnsi" w:cstheme="minorBidi"/>
          <w:b/>
          <w:bCs/>
          <w:lang w:val="en-NZ"/>
        </w:rPr>
      </w:pPr>
      <w:r w:rsidRPr="00EB4E38">
        <w:rPr>
          <w:rFonts w:asciiTheme="minorHAnsi" w:hAnsiTheme="minorHAnsi" w:cstheme="minorBidi"/>
          <w:b/>
          <w:bCs/>
          <w:lang w:val="en-NZ"/>
        </w:rPr>
        <w:t>Unannounced tests</w:t>
      </w:r>
    </w:p>
    <w:p w14:paraId="59C1FD68" w14:textId="09238661" w:rsidR="00531B95" w:rsidRPr="000D3BAB" w:rsidRDefault="00531B95" w:rsidP="00531B95">
      <w:pPr>
        <w:ind w:left="810" w:right="270"/>
        <w:jc w:val="both"/>
        <w:rPr>
          <w:rFonts w:asciiTheme="minorHAnsi" w:hAnsiTheme="minorHAnsi" w:cstheme="minorBidi"/>
          <w:lang w:val="en-NZ"/>
        </w:rPr>
      </w:pPr>
      <w:r w:rsidRPr="000D3BAB">
        <w:rPr>
          <w:rFonts w:asciiTheme="minorHAnsi" w:hAnsiTheme="minorHAnsi" w:cstheme="minorBidi"/>
          <w:lang w:val="en-NZ"/>
        </w:rPr>
        <w:t>A test request made as part of agreed monitoring programme</w:t>
      </w:r>
      <w:r>
        <w:rPr>
          <w:rFonts w:asciiTheme="minorHAnsi" w:hAnsiTheme="minorHAnsi" w:cstheme="minorBidi"/>
          <w:lang w:val="en-NZ"/>
        </w:rPr>
        <w:t xml:space="preserve"> </w:t>
      </w:r>
      <w:r w:rsidRPr="000D3BAB">
        <w:rPr>
          <w:rFonts w:asciiTheme="minorHAnsi" w:hAnsiTheme="minorHAnsi" w:cstheme="minorBidi"/>
          <w:lang w:val="en-NZ"/>
        </w:rPr>
        <w:t xml:space="preserve"> i</w:t>
      </w:r>
      <w:r w:rsidRPr="009D358D">
        <w:rPr>
          <w:rFonts w:asciiTheme="minorHAnsi" w:hAnsiTheme="minorHAnsi" w:cstheme="minorBidi"/>
          <w:lang w:val="en-NZ"/>
        </w:rPr>
        <w:t xml:space="preserve">.e. </w:t>
      </w:r>
      <w:r w:rsidRPr="000D3BAB">
        <w:rPr>
          <w:rFonts w:asciiTheme="minorHAnsi" w:hAnsiTheme="minorHAnsi" w:cstheme="minorBidi"/>
          <w:lang w:val="en-NZ"/>
        </w:rPr>
        <w:t>90 days or follow-up after</w:t>
      </w:r>
      <w:ins w:id="88" w:author="Gavin Schiller" w:date="2025-09-30T16:42:00Z" w16du:dateUtc="2025-09-30T03:42:00Z">
        <w:r w:rsidR="00E64651">
          <w:rPr>
            <w:rFonts w:asciiTheme="minorHAnsi" w:hAnsiTheme="minorHAnsi" w:cstheme="minorBidi"/>
            <w:lang w:val="en-NZ"/>
          </w:rPr>
          <w:t xml:space="preserve"> </w:t>
        </w:r>
        <w:commentRangeStart w:id="89"/>
        <w:r w:rsidR="00E64651">
          <w:rPr>
            <w:rFonts w:asciiTheme="minorHAnsi" w:hAnsiTheme="minorHAnsi" w:cstheme="minorBidi"/>
            <w:lang w:val="en-NZ"/>
          </w:rPr>
          <w:t>a</w:t>
        </w:r>
      </w:ins>
      <w:r w:rsidRPr="000D3BAB">
        <w:rPr>
          <w:rFonts w:asciiTheme="minorHAnsi" w:hAnsiTheme="minorHAnsi" w:cstheme="minorBidi"/>
          <w:lang w:val="en-NZ"/>
        </w:rPr>
        <w:t xml:space="preserve"> </w:t>
      </w:r>
      <w:ins w:id="90" w:author="Gavin Schiller" w:date="2025-09-30T16:42:00Z" w16du:dateUtc="2025-09-30T03:42:00Z">
        <w:r w:rsidR="008026E2">
          <w:rPr>
            <w:rFonts w:asciiTheme="minorHAnsi" w:hAnsiTheme="minorHAnsi" w:cstheme="minorBidi"/>
            <w:lang w:val="en-NZ"/>
          </w:rPr>
          <w:t>non-negative</w:t>
        </w:r>
        <w:r w:rsidR="00E64651">
          <w:rPr>
            <w:rFonts w:asciiTheme="minorHAnsi" w:hAnsiTheme="minorHAnsi" w:cstheme="minorBidi"/>
            <w:lang w:val="en-NZ"/>
          </w:rPr>
          <w:t xml:space="preserve"> result</w:t>
        </w:r>
        <w:r w:rsidR="008026E2">
          <w:rPr>
            <w:rFonts w:asciiTheme="minorHAnsi" w:hAnsiTheme="minorHAnsi" w:cstheme="minorBidi"/>
            <w:lang w:val="en-NZ"/>
          </w:rPr>
          <w:t xml:space="preserve"> </w:t>
        </w:r>
      </w:ins>
      <w:r w:rsidRPr="000D3BAB">
        <w:rPr>
          <w:rFonts w:asciiTheme="minorHAnsi" w:hAnsiTheme="minorHAnsi" w:cstheme="minorBidi"/>
          <w:lang w:val="en-NZ"/>
        </w:rPr>
        <w:t>return</w:t>
      </w:r>
      <w:commentRangeEnd w:id="89"/>
      <w:r w:rsidR="00D72C78">
        <w:rPr>
          <w:rStyle w:val="CommentReference"/>
        </w:rPr>
        <w:commentReference w:id="89"/>
      </w:r>
      <w:ins w:id="91" w:author="Gavin Schiller" w:date="2025-09-30T16:42:00Z" w16du:dateUtc="2025-09-30T03:42:00Z">
        <w:r w:rsidR="00E64651">
          <w:rPr>
            <w:rFonts w:asciiTheme="minorHAnsi" w:hAnsiTheme="minorHAnsi" w:cstheme="minorBidi"/>
            <w:lang w:val="en-NZ"/>
          </w:rPr>
          <w:t>ing</w:t>
        </w:r>
      </w:ins>
      <w:r w:rsidRPr="000D3BAB">
        <w:rPr>
          <w:rFonts w:asciiTheme="minorHAnsi" w:hAnsiTheme="minorHAnsi" w:cstheme="minorBidi"/>
          <w:lang w:val="en-NZ"/>
        </w:rPr>
        <w:t xml:space="preserve"> to work</w:t>
      </w:r>
      <w:r w:rsidRPr="009D358D">
        <w:rPr>
          <w:rFonts w:asciiTheme="minorHAnsi" w:hAnsiTheme="minorHAnsi" w:cstheme="minorBidi"/>
          <w:lang w:val="en-NZ"/>
        </w:rPr>
        <w:t xml:space="preserve">, during rehabilitation agreement,  which </w:t>
      </w:r>
      <w:r w:rsidRPr="000D3BAB">
        <w:rPr>
          <w:rFonts w:asciiTheme="minorHAnsi" w:hAnsiTheme="minorHAnsi" w:cstheme="minorBidi"/>
          <w:lang w:val="en-NZ"/>
        </w:rPr>
        <w:t>is requested at randomly selected times.</w:t>
      </w:r>
    </w:p>
    <w:p w14:paraId="02235374" w14:textId="77777777" w:rsidR="00531B95" w:rsidRPr="00D05C3B" w:rsidRDefault="00531B95" w:rsidP="00531B95">
      <w:pPr>
        <w:ind w:right="270"/>
        <w:jc w:val="both"/>
        <w:rPr>
          <w:rFonts w:asciiTheme="minorHAnsi" w:hAnsiTheme="minorHAnsi" w:cstheme="minorBidi"/>
          <w:lang w:val="en-NZ"/>
        </w:rPr>
      </w:pPr>
    </w:p>
    <w:p w14:paraId="2045465C" w14:textId="77777777" w:rsidR="00531B95" w:rsidRPr="00D05C3B" w:rsidRDefault="00531B95" w:rsidP="00531B95">
      <w:pPr>
        <w:pStyle w:val="Heading2"/>
        <w:ind w:left="810" w:right="270"/>
        <w:rPr>
          <w:b/>
          <w:bCs/>
          <w:sz w:val="22"/>
          <w:szCs w:val="22"/>
        </w:rPr>
      </w:pPr>
      <w:r w:rsidRPr="00D05C3B">
        <w:rPr>
          <w:b/>
          <w:bCs/>
          <w:sz w:val="22"/>
          <w:szCs w:val="22"/>
        </w:rPr>
        <w:t xml:space="preserve">Return to work </w:t>
      </w:r>
      <w:r>
        <w:rPr>
          <w:b/>
          <w:bCs/>
          <w:sz w:val="22"/>
          <w:szCs w:val="22"/>
        </w:rPr>
        <w:t xml:space="preserve">  </w:t>
      </w:r>
    </w:p>
    <w:p w14:paraId="1CA8FA43" w14:textId="77777777" w:rsidR="00531B95" w:rsidRPr="00D05C3B" w:rsidRDefault="00531B95" w:rsidP="00531B95">
      <w:pPr>
        <w:ind w:left="810" w:right="270"/>
        <w:jc w:val="both"/>
        <w:rPr>
          <w:rFonts w:asciiTheme="minorHAnsi" w:hAnsiTheme="minorHAnsi" w:cstheme="minorHAnsi"/>
          <w:bCs/>
          <w:lang w:val="en-NZ"/>
        </w:rPr>
      </w:pPr>
      <w:r w:rsidRPr="00D05C3B">
        <w:rPr>
          <w:rFonts w:asciiTheme="minorHAnsi" w:hAnsiTheme="minorHAnsi" w:cstheme="minorHAnsi"/>
          <w:bCs/>
          <w:lang w:val="en-NZ"/>
        </w:rPr>
        <w:t>Employees will be screened for the presence of Drugs and/or Alcohol following:</w:t>
      </w:r>
    </w:p>
    <w:p w14:paraId="1995A7B8" w14:textId="77777777" w:rsidR="00531B95" w:rsidRPr="00D05C3B" w:rsidRDefault="00531B95" w:rsidP="00531B95">
      <w:pPr>
        <w:pStyle w:val="ListParagraph"/>
        <w:numPr>
          <w:ilvl w:val="0"/>
          <w:numId w:val="33"/>
        </w:numPr>
        <w:ind w:left="1260" w:right="270" w:hanging="450"/>
        <w:jc w:val="both"/>
        <w:rPr>
          <w:rFonts w:asciiTheme="minorHAnsi" w:hAnsiTheme="minorHAnsi" w:cstheme="minorHAnsi"/>
          <w:b/>
          <w:lang w:val="en-NZ"/>
        </w:rPr>
      </w:pPr>
      <w:r w:rsidRPr="00D05C3B">
        <w:rPr>
          <w:rFonts w:asciiTheme="minorHAnsi" w:hAnsiTheme="minorHAnsi" w:cstheme="minorHAnsi"/>
          <w:bCs/>
          <w:lang w:val="en-NZ"/>
        </w:rPr>
        <w:t>an absence from work for what may be an extended period due to a work or non-work related Injury and prior to commencing a gradual return to work programme</w:t>
      </w:r>
      <w:r w:rsidRPr="00D05C3B">
        <w:rPr>
          <w:rFonts w:asciiTheme="minorHAnsi" w:hAnsiTheme="minorHAnsi" w:cstheme="minorHAnsi"/>
          <w:b/>
          <w:lang w:val="en-NZ"/>
        </w:rPr>
        <w:t xml:space="preserve"> or</w:t>
      </w:r>
    </w:p>
    <w:p w14:paraId="1D500D58" w14:textId="4C9BD7EC" w:rsidR="00531B95" w:rsidRPr="00D05C3B" w:rsidRDefault="00531B95" w:rsidP="00531B95">
      <w:pPr>
        <w:pStyle w:val="ListParagraph"/>
        <w:numPr>
          <w:ilvl w:val="0"/>
          <w:numId w:val="33"/>
        </w:numPr>
        <w:ind w:left="1260" w:right="270" w:hanging="450"/>
        <w:jc w:val="both"/>
        <w:rPr>
          <w:rFonts w:asciiTheme="minorHAnsi" w:hAnsiTheme="minorHAnsi" w:cstheme="minorHAnsi"/>
          <w:b/>
          <w:lang w:val="en-NZ"/>
        </w:rPr>
      </w:pPr>
      <w:r w:rsidRPr="00D05C3B">
        <w:rPr>
          <w:rFonts w:asciiTheme="minorHAnsi" w:hAnsiTheme="minorHAnsi" w:cstheme="minorHAnsi"/>
          <w:bCs/>
          <w:lang w:val="en-NZ"/>
        </w:rPr>
        <w:t xml:space="preserve">following a </w:t>
      </w:r>
      <w:del w:id="92" w:author="Gavin Schiller" w:date="2025-09-30T16:43:00Z" w16du:dateUtc="2025-09-30T03:43:00Z">
        <w:r w:rsidRPr="00D05C3B" w:rsidDel="008F5C4F">
          <w:rPr>
            <w:rFonts w:asciiTheme="minorHAnsi" w:hAnsiTheme="minorHAnsi" w:cstheme="minorHAnsi"/>
            <w:bCs/>
            <w:lang w:val="en-NZ"/>
          </w:rPr>
          <w:delText xml:space="preserve">positive </w:delText>
        </w:r>
      </w:del>
      <w:ins w:id="93" w:author="Gavin Schiller" w:date="2025-09-30T16:43:00Z" w16du:dateUtc="2025-09-30T03:43:00Z">
        <w:r w:rsidR="008F5C4F">
          <w:rPr>
            <w:rFonts w:asciiTheme="minorHAnsi" w:hAnsiTheme="minorHAnsi" w:cstheme="minorHAnsi"/>
            <w:bCs/>
            <w:lang w:val="en-NZ"/>
          </w:rPr>
          <w:t>non-negative</w:t>
        </w:r>
      </w:ins>
      <w:ins w:id="94" w:author="Ann-louise Anderson" w:date="2025-10-07T11:36:00Z" w16du:dateUtc="2025-10-06T22:36:00Z">
        <w:r w:rsidR="00147825">
          <w:rPr>
            <w:rFonts w:asciiTheme="minorHAnsi" w:hAnsiTheme="minorHAnsi" w:cstheme="minorHAnsi"/>
            <w:bCs/>
            <w:lang w:val="en-NZ"/>
          </w:rPr>
          <w:t>/positive</w:t>
        </w:r>
      </w:ins>
      <w:ins w:id="95" w:author="Gavin Schiller" w:date="2025-09-30T16:43:00Z" w16du:dateUtc="2025-09-30T03:43:00Z">
        <w:r w:rsidR="008F5C4F" w:rsidRPr="00D05C3B">
          <w:rPr>
            <w:rFonts w:asciiTheme="minorHAnsi" w:hAnsiTheme="minorHAnsi" w:cstheme="minorHAnsi"/>
            <w:bCs/>
            <w:lang w:val="en-NZ"/>
          </w:rPr>
          <w:t xml:space="preserve"> </w:t>
        </w:r>
      </w:ins>
      <w:r w:rsidRPr="00D05C3B">
        <w:rPr>
          <w:rFonts w:asciiTheme="minorHAnsi" w:hAnsiTheme="minorHAnsi" w:cstheme="minorHAnsi"/>
          <w:bCs/>
          <w:lang w:val="en-NZ"/>
        </w:rPr>
        <w:t>drug test result as a condition of returning to work</w:t>
      </w:r>
      <w:r w:rsidRPr="00D05C3B">
        <w:rPr>
          <w:rFonts w:asciiTheme="minorHAnsi" w:hAnsiTheme="minorHAnsi" w:cstheme="minorHAnsi"/>
          <w:b/>
          <w:lang w:val="en-NZ"/>
        </w:rPr>
        <w:t xml:space="preserve"> or </w:t>
      </w:r>
    </w:p>
    <w:p w14:paraId="231CB818" w14:textId="77777777" w:rsidR="00531B95" w:rsidRPr="00D05C3B" w:rsidRDefault="00531B95" w:rsidP="00531B95">
      <w:pPr>
        <w:pStyle w:val="ListParagraph"/>
        <w:numPr>
          <w:ilvl w:val="0"/>
          <w:numId w:val="33"/>
        </w:numPr>
        <w:ind w:left="1260" w:right="270" w:hanging="450"/>
        <w:jc w:val="both"/>
      </w:pPr>
      <w:r w:rsidRPr="00D05C3B">
        <w:rPr>
          <w:rFonts w:asciiTheme="minorHAnsi" w:hAnsiTheme="minorHAnsi" w:cstheme="minorHAnsi"/>
          <w:bCs/>
          <w:lang w:val="en-NZ"/>
        </w:rPr>
        <w:t xml:space="preserve">during or following a rehabilitation agreement </w:t>
      </w:r>
      <w:r w:rsidRPr="00D05C3B">
        <w:t>where a negative result is required as a condition of return to work.</w:t>
      </w:r>
    </w:p>
    <w:p w14:paraId="6D582E09" w14:textId="77777777" w:rsidR="00531B95" w:rsidRDefault="00531B95" w:rsidP="00531B95">
      <w:pPr>
        <w:pStyle w:val="NoSpacing"/>
        <w:spacing w:line="276" w:lineRule="auto"/>
        <w:ind w:right="270"/>
        <w:jc w:val="both"/>
        <w:rPr>
          <w:b/>
          <w:bCs/>
        </w:rPr>
      </w:pPr>
    </w:p>
    <w:p w14:paraId="6AEAF4A5" w14:textId="77777777" w:rsidR="00531B95" w:rsidRDefault="00531B95" w:rsidP="00531B95">
      <w:pPr>
        <w:pStyle w:val="NoSpacing"/>
        <w:spacing w:line="276" w:lineRule="auto"/>
        <w:ind w:left="810" w:right="270"/>
        <w:jc w:val="both"/>
        <w:rPr>
          <w:b/>
          <w:bCs/>
        </w:rPr>
      </w:pPr>
      <w:r w:rsidRPr="6EA73717">
        <w:rPr>
          <w:b/>
          <w:bCs/>
        </w:rPr>
        <w:t>The choice of specimen required and method of testing</w:t>
      </w:r>
      <w:r>
        <w:rPr>
          <w:b/>
          <w:bCs/>
        </w:rPr>
        <w:t>.</w:t>
      </w:r>
    </w:p>
    <w:p w14:paraId="52B85500" w14:textId="14A9F2AD" w:rsidR="00531B95" w:rsidRDefault="00531B95" w:rsidP="00531B95">
      <w:pPr>
        <w:pStyle w:val="NoSpacing"/>
        <w:ind w:left="810" w:right="270"/>
        <w:jc w:val="both"/>
      </w:pPr>
      <w:r>
        <w:t>F</w:t>
      </w:r>
      <w:r w:rsidRPr="6EA73717">
        <w:t xml:space="preserve">or any of the reasons above, </w:t>
      </w:r>
      <w:ins w:id="96" w:author="Ann-louise Anderson" w:date="2025-10-07T11:28:00Z" w16du:dateUtc="2025-10-06T22:28:00Z">
        <w:r w:rsidR="00D72C78">
          <w:t xml:space="preserve">the choice of </w:t>
        </w:r>
      </w:ins>
      <w:ins w:id="97" w:author="Ann-louise Anderson" w:date="2025-10-07T11:37:00Z" w16du:dateUtc="2025-10-06T22:37:00Z">
        <w:r w:rsidR="00147825">
          <w:t>test method</w:t>
        </w:r>
      </w:ins>
      <w:ins w:id="98" w:author="Ann-louise Anderson" w:date="2025-10-07T11:28:00Z" w16du:dateUtc="2025-10-06T22:28:00Z">
        <w:r w:rsidR="00D72C78">
          <w:t xml:space="preserve"> required will be</w:t>
        </w:r>
      </w:ins>
      <w:del w:id="99" w:author="Ann-louise Anderson" w:date="2025-10-07T11:28:00Z" w16du:dateUtc="2025-10-06T22:28:00Z">
        <w:r w:rsidRPr="6EA73717" w:rsidDel="00D72C78">
          <w:delText>i</w:delText>
        </w:r>
      </w:del>
      <w:ins w:id="100" w:author="Gavin Schiller" w:date="2025-09-30T16:43:00Z" w16du:dateUtc="2025-09-30T03:43:00Z">
        <w:del w:id="101" w:author="Ann-louise Anderson" w:date="2025-10-07T11:28:00Z" w16du:dateUtc="2025-10-06T22:28:00Z">
          <w:r w:rsidR="008F5C4F" w:rsidDel="00D72C78">
            <w:delText>t</w:delText>
          </w:r>
        </w:del>
      </w:ins>
      <w:del w:id="102" w:author="Ann-louise Anderson" w:date="2025-10-07T11:27:00Z" w16du:dateUtc="2025-10-06T22:27:00Z">
        <w:r w:rsidRPr="6EA73717" w:rsidDel="00D72C78">
          <w:delText>s</w:delText>
        </w:r>
      </w:del>
      <w:r w:rsidRPr="6EA73717">
        <w:t xml:space="preserve"> at the sole discretion of Alliance Group. The choice</w:t>
      </w:r>
      <w:ins w:id="103" w:author="Gavin Schiller" w:date="2025-09-30T16:44:00Z" w16du:dateUtc="2025-09-30T03:44:00Z">
        <w:r w:rsidR="008F5C4F">
          <w:t xml:space="preserve"> of </w:t>
        </w:r>
        <w:r w:rsidR="00EC45BD">
          <w:t>testing method</w:t>
        </w:r>
      </w:ins>
      <w:r w:rsidRPr="6EA73717">
        <w:t xml:space="preserve"> will be made based on the facts and factors including (but not limited to) the time required for the test, the circumstances/reason for requiring the test and the needs of the business.  At all times, the safety of people and plant will take precedence over the timing of the test and choice of the test method being applied.   </w:t>
      </w:r>
      <w:r>
        <w:t xml:space="preserve">Sites will have the ability to choose to use either </w:t>
      </w:r>
      <w:del w:id="104" w:author="Gavin Schiller" w:date="2025-09-30T16:44:00Z" w16du:dateUtc="2025-09-30T03:44:00Z">
        <w:r w:rsidDel="00EC45BD">
          <w:delText xml:space="preserve"> </w:delText>
        </w:r>
      </w:del>
      <w:r>
        <w:t>urine or saliva test for pre-employment.</w:t>
      </w:r>
    </w:p>
    <w:p w14:paraId="04A1D2F8" w14:textId="77777777" w:rsidR="00531B95" w:rsidRDefault="00531B95" w:rsidP="00531B95">
      <w:pPr>
        <w:pStyle w:val="NoSpacing"/>
        <w:spacing w:line="276" w:lineRule="auto"/>
        <w:ind w:left="810" w:right="270"/>
        <w:jc w:val="both"/>
        <w:rPr>
          <w:rFonts w:cstheme="minorHAnsi"/>
        </w:rPr>
      </w:pPr>
    </w:p>
    <w:p w14:paraId="4F273222" w14:textId="2CD49642" w:rsidR="00531B95" w:rsidRPr="00923BBF" w:rsidRDefault="00531B95" w:rsidP="00531B95">
      <w:pPr>
        <w:spacing w:line="23" w:lineRule="atLeast"/>
        <w:ind w:left="810" w:right="270"/>
        <w:jc w:val="both"/>
        <w:rPr>
          <w:rFonts w:asciiTheme="minorHAnsi" w:hAnsiTheme="minorHAnsi" w:cstheme="minorBidi"/>
          <w:b/>
          <w:bCs/>
          <w:lang w:val="en-NZ"/>
        </w:rPr>
      </w:pPr>
      <w:r>
        <w:rPr>
          <w:rFonts w:cstheme="minorHAnsi"/>
          <w:b/>
          <w:bCs/>
        </w:rPr>
        <w:t>All testing will comply with the relevant Technical Standards and this Policy</w:t>
      </w:r>
      <w:ins w:id="105" w:author="Gavin Schiller" w:date="2025-09-30T16:45:00Z" w16du:dateUtc="2025-09-30T03:45:00Z">
        <w:r w:rsidR="00EC45BD">
          <w:rPr>
            <w:rFonts w:cstheme="minorHAnsi"/>
            <w:b/>
            <w:bCs/>
          </w:rPr>
          <w:t xml:space="preserve">. </w:t>
        </w:r>
      </w:ins>
      <w:r w:rsidRPr="6EA73717">
        <w:rPr>
          <w:rStyle w:val="markedcontent"/>
          <w:rFonts w:asciiTheme="minorHAnsi" w:hAnsiTheme="minorHAnsi" w:cstheme="minorBidi"/>
        </w:rPr>
        <w:t xml:space="preserve">A non-negative test result is a preliminary result from on-site testing and will only be reported as a (confirmed) positive following testing by a laboratory accredited under the applicable Australian / New Zealand technical Standard.  A positive alcohol result is an alcohol level at or above the level applicable, confirmed by a second measured test onsite using a breathalyser certified to AS3547. </w:t>
      </w:r>
      <w:commentRangeStart w:id="106"/>
      <w:r w:rsidRPr="6EA73717">
        <w:rPr>
          <w:rStyle w:val="markedcontent"/>
          <w:rFonts w:asciiTheme="minorHAnsi" w:hAnsiTheme="minorHAnsi" w:cstheme="minorBidi"/>
        </w:rPr>
        <w:t>2019</w:t>
      </w:r>
      <w:del w:id="107" w:author="Gavin Schiller" w:date="2025-09-30T16:45:00Z" w16du:dateUtc="2025-09-30T03:45:00Z">
        <w:r w:rsidRPr="6EA73717" w:rsidDel="008F77E0">
          <w:rPr>
            <w:rStyle w:val="markedcontent"/>
            <w:rFonts w:asciiTheme="minorHAnsi" w:hAnsiTheme="minorHAnsi" w:cstheme="minorBidi"/>
          </w:rPr>
          <w:delText xml:space="preserve"> and using a new mouthpiece</w:delText>
        </w:r>
      </w:del>
      <w:r w:rsidRPr="6EA73717">
        <w:rPr>
          <w:rStyle w:val="markedcontent"/>
          <w:rFonts w:asciiTheme="minorHAnsi" w:hAnsiTheme="minorHAnsi" w:cstheme="minorBidi"/>
        </w:rPr>
        <w:t>.</w:t>
      </w:r>
      <w:commentRangeEnd w:id="106"/>
      <w:r w:rsidR="00D72C78">
        <w:rPr>
          <w:rStyle w:val="CommentReference"/>
        </w:rPr>
        <w:commentReference w:id="106"/>
      </w:r>
      <w:r w:rsidRPr="6EA73717">
        <w:rPr>
          <w:rStyle w:val="markedcontent"/>
          <w:rFonts w:asciiTheme="minorHAnsi" w:hAnsiTheme="minorHAnsi" w:cstheme="minorBidi"/>
        </w:rPr>
        <w:t xml:space="preserve"> The level of drugs that are reported as positive are if a drug or metabolite exceed applicable cut-off levels. (See Appendix 2)</w:t>
      </w:r>
      <w:r w:rsidRPr="6EA73717">
        <w:rPr>
          <w:rFonts w:asciiTheme="minorHAnsi" w:hAnsiTheme="minorHAnsi" w:cstheme="minorBidi"/>
          <w:b/>
          <w:bCs/>
          <w:lang w:val="en-NZ"/>
        </w:rPr>
        <w:t xml:space="preserve">  </w:t>
      </w:r>
      <w:r>
        <w:tab/>
      </w:r>
    </w:p>
    <w:p w14:paraId="2DBB2B7A" w14:textId="594DBD4B" w:rsidR="00DF64AC" w:rsidRDefault="00DF64AC">
      <w:r>
        <w:br w:type="page"/>
      </w:r>
    </w:p>
    <w:p w14:paraId="1663D8F7" w14:textId="77777777" w:rsidR="00531B95" w:rsidRDefault="00531B95" w:rsidP="00531B95">
      <w:pPr>
        <w:ind w:left="900" w:right="270" w:hanging="720"/>
      </w:pPr>
    </w:p>
    <w:p w14:paraId="007FBB18" w14:textId="77777777" w:rsidR="00531B95" w:rsidRPr="001A5E48" w:rsidRDefault="00531B95" w:rsidP="00531B95">
      <w:pPr>
        <w:pStyle w:val="ListParagraph"/>
        <w:numPr>
          <w:ilvl w:val="0"/>
          <w:numId w:val="4"/>
        </w:numPr>
        <w:ind w:left="900" w:hanging="720"/>
        <w:rPr>
          <w:b/>
          <w:bCs/>
          <w:sz w:val="32"/>
          <w:szCs w:val="32"/>
        </w:rPr>
      </w:pPr>
      <w:r w:rsidRPr="001A5E48">
        <w:rPr>
          <w:b/>
          <w:bCs/>
          <w:sz w:val="32"/>
          <w:szCs w:val="32"/>
        </w:rPr>
        <w:t>OUTCOMES FROM TESTING</w:t>
      </w:r>
    </w:p>
    <w:p w14:paraId="3F393E0B" w14:textId="77777777" w:rsidR="00531B95" w:rsidRDefault="00531B95" w:rsidP="00531B95">
      <w:pPr>
        <w:ind w:left="900" w:right="270" w:hanging="720"/>
      </w:pPr>
    </w:p>
    <w:p w14:paraId="120DF9ED" w14:textId="77777777" w:rsidR="00531B95" w:rsidRDefault="00531B95" w:rsidP="00DF64AC">
      <w:pPr>
        <w:ind w:left="900" w:right="270"/>
        <w:jc w:val="both"/>
        <w:rPr>
          <w:rFonts w:asciiTheme="minorHAnsi" w:hAnsiTheme="minorHAnsi" w:cstheme="minorBidi"/>
          <w:lang w:val="en-NZ"/>
        </w:rPr>
      </w:pPr>
      <w:r w:rsidRPr="6EA73717">
        <w:rPr>
          <w:rFonts w:asciiTheme="minorHAnsi" w:hAnsiTheme="minorHAnsi" w:cstheme="minorBidi"/>
          <w:lang w:val="en-NZ"/>
        </w:rPr>
        <w:t xml:space="preserve">If a screening test is non-negative from an onsite drug screen, an immediate stand-down of the employee will occur (unpaid), and a confirmation by an accredited Laboratory of the result will be offered to the employee. If the result is confirmed negative, the cost of the confirmation test will be borne by Alliance Group; The cost of a confirmed positive drug result, excluding a positive for a medication previously declared and approved by the company, will be the employee's cost.  </w:t>
      </w:r>
    </w:p>
    <w:p w14:paraId="3D39B471" w14:textId="77777777" w:rsidR="00531B95" w:rsidRDefault="00531B95" w:rsidP="00DF64AC">
      <w:pPr>
        <w:ind w:left="450" w:right="270" w:firstLine="90"/>
        <w:jc w:val="both"/>
        <w:rPr>
          <w:rFonts w:asciiTheme="minorHAnsi" w:hAnsiTheme="minorHAnsi" w:cstheme="minorBidi"/>
          <w:lang w:val="en-NZ"/>
        </w:rPr>
      </w:pPr>
    </w:p>
    <w:p w14:paraId="69CC277E" w14:textId="77777777" w:rsidR="00531B95" w:rsidRPr="00BE54BE" w:rsidRDefault="00531B95" w:rsidP="00DF64AC">
      <w:pPr>
        <w:ind w:left="900" w:right="270"/>
        <w:jc w:val="both"/>
        <w:rPr>
          <w:rFonts w:asciiTheme="minorHAnsi" w:hAnsiTheme="minorHAnsi" w:cstheme="minorBidi"/>
          <w:lang w:val="en-NZ"/>
        </w:rPr>
      </w:pPr>
      <w:r w:rsidRPr="6EA73717">
        <w:rPr>
          <w:rFonts w:asciiTheme="minorHAnsi" w:hAnsiTheme="minorHAnsi" w:cstheme="minorBidi"/>
          <w:lang w:val="en-NZ"/>
        </w:rPr>
        <w:t xml:space="preserve">Alliance Group, at its sole discretion, may either begin a disciplinary process, offer return to work, and/or discuss and consider whether rehabilitation assistance is appropriate for the employee. This will depend on the circumstances at the time, including employment history, the class of drug and responses the employee provides during the course of the process.  </w:t>
      </w:r>
    </w:p>
    <w:p w14:paraId="581401CF" w14:textId="77777777" w:rsidR="00531B95" w:rsidRDefault="00531B95" w:rsidP="00DF64AC">
      <w:pPr>
        <w:ind w:left="900" w:right="270" w:firstLine="90"/>
        <w:jc w:val="both"/>
        <w:rPr>
          <w:rFonts w:asciiTheme="minorHAnsi" w:hAnsiTheme="minorHAnsi" w:cstheme="minorHAnsi"/>
          <w:lang w:val="en-NZ"/>
        </w:rPr>
      </w:pPr>
    </w:p>
    <w:p w14:paraId="129657C4" w14:textId="77777777" w:rsidR="00531B95" w:rsidRDefault="00531B95" w:rsidP="00DF64AC">
      <w:pPr>
        <w:ind w:left="900" w:right="360"/>
        <w:jc w:val="both"/>
        <w:rPr>
          <w:rFonts w:asciiTheme="minorHAnsi" w:hAnsiTheme="minorHAnsi" w:cstheme="minorBidi"/>
          <w:lang w:val="en-NZ"/>
        </w:rPr>
      </w:pPr>
      <w:r w:rsidRPr="6EA73717">
        <w:rPr>
          <w:rFonts w:asciiTheme="minorHAnsi" w:hAnsiTheme="minorHAnsi" w:cstheme="minorBidi"/>
          <w:lang w:val="en-NZ"/>
        </w:rPr>
        <w:t>Where an employee at the sole discretion of Alliance Group has been offered return to work following a non-negative/positive drug or alcohol test result, it is contingent on a negative return to work test result. The cost of a non-negative test result prior to return to work will be paid for by the employee and will likely be subject to further disciplinary actions and/or dismissal.</w:t>
      </w:r>
    </w:p>
    <w:p w14:paraId="2CB1AD75" w14:textId="77777777" w:rsidR="00531B95" w:rsidRDefault="00531B95" w:rsidP="00DF64AC">
      <w:pPr>
        <w:ind w:left="900" w:right="360"/>
        <w:jc w:val="both"/>
        <w:rPr>
          <w:rFonts w:asciiTheme="minorHAnsi" w:hAnsiTheme="minorHAnsi" w:cstheme="minorHAnsi"/>
          <w:lang w:val="en-NZ"/>
        </w:rPr>
      </w:pPr>
      <w:r w:rsidRPr="00BE54BE">
        <w:rPr>
          <w:rFonts w:asciiTheme="minorHAnsi" w:hAnsiTheme="minorHAnsi" w:cstheme="minorHAnsi"/>
          <w:lang w:val="en-NZ"/>
        </w:rPr>
        <w:t xml:space="preserve">The </w:t>
      </w:r>
      <w:r>
        <w:rPr>
          <w:rFonts w:asciiTheme="minorHAnsi" w:hAnsiTheme="minorHAnsi" w:cstheme="minorHAnsi"/>
          <w:lang w:val="en-NZ"/>
        </w:rPr>
        <w:t>duration or extension of any stand-down period (paid or unpaid) before return to work and any ongoing tests to monitor rehabilitation or compliance</w:t>
      </w:r>
      <w:r w:rsidRPr="00BE54BE">
        <w:rPr>
          <w:rFonts w:asciiTheme="minorHAnsi" w:hAnsiTheme="minorHAnsi" w:cstheme="minorHAnsi"/>
          <w:lang w:val="en-NZ"/>
        </w:rPr>
        <w:t xml:space="preserve"> will be </w:t>
      </w:r>
      <w:r>
        <w:rPr>
          <w:rFonts w:asciiTheme="minorHAnsi" w:hAnsiTheme="minorHAnsi" w:cstheme="minorHAnsi"/>
          <w:lang w:val="en-NZ"/>
        </w:rPr>
        <w:t>determined</w:t>
      </w:r>
      <w:r w:rsidRPr="00BE54BE">
        <w:rPr>
          <w:rFonts w:asciiTheme="minorHAnsi" w:hAnsiTheme="minorHAnsi" w:cstheme="minorHAnsi"/>
          <w:lang w:val="en-NZ"/>
        </w:rPr>
        <w:t xml:space="preserve"> by </w:t>
      </w:r>
      <w:r>
        <w:rPr>
          <w:rFonts w:asciiTheme="minorHAnsi" w:hAnsiTheme="minorHAnsi" w:cstheme="minorHAnsi"/>
          <w:lang w:val="en-NZ"/>
        </w:rPr>
        <w:t>Alliance</w:t>
      </w:r>
      <w:r w:rsidRPr="00BE54BE">
        <w:rPr>
          <w:rFonts w:asciiTheme="minorHAnsi" w:hAnsiTheme="minorHAnsi" w:cstheme="minorHAnsi"/>
          <w:lang w:val="en-NZ"/>
        </w:rPr>
        <w:t xml:space="preserve"> after initial consultation with the </w:t>
      </w:r>
      <w:r>
        <w:rPr>
          <w:rFonts w:asciiTheme="minorHAnsi" w:hAnsiTheme="minorHAnsi" w:cstheme="minorHAnsi"/>
          <w:lang w:val="en-NZ"/>
        </w:rPr>
        <w:t>employee</w:t>
      </w:r>
      <w:r w:rsidRPr="00BE54BE">
        <w:rPr>
          <w:rFonts w:asciiTheme="minorHAnsi" w:hAnsiTheme="minorHAnsi" w:cstheme="minorHAnsi"/>
          <w:lang w:val="en-NZ"/>
        </w:rPr>
        <w:t xml:space="preserve">.  </w:t>
      </w:r>
    </w:p>
    <w:p w14:paraId="37581E46" w14:textId="77777777" w:rsidR="00531B95" w:rsidRPr="00BE54BE" w:rsidRDefault="00531B95" w:rsidP="00531B95">
      <w:pPr>
        <w:ind w:right="360"/>
        <w:jc w:val="both"/>
        <w:rPr>
          <w:rFonts w:asciiTheme="minorHAnsi" w:hAnsiTheme="minorHAnsi" w:cstheme="minorHAnsi"/>
          <w:lang w:val="en-NZ"/>
        </w:rPr>
      </w:pPr>
    </w:p>
    <w:p w14:paraId="4A8E22D2" w14:textId="77777777" w:rsidR="00531B95" w:rsidRPr="001A5E48" w:rsidRDefault="00531B95" w:rsidP="000E554D">
      <w:pPr>
        <w:pStyle w:val="ListParagraph"/>
        <w:numPr>
          <w:ilvl w:val="0"/>
          <w:numId w:val="4"/>
        </w:numPr>
        <w:ind w:left="900" w:right="270" w:hanging="900"/>
        <w:rPr>
          <w:b/>
          <w:bCs/>
          <w:sz w:val="32"/>
          <w:szCs w:val="32"/>
        </w:rPr>
      </w:pPr>
      <w:r w:rsidRPr="001A5E48">
        <w:rPr>
          <w:b/>
          <w:bCs/>
          <w:sz w:val="32"/>
          <w:szCs w:val="32"/>
        </w:rPr>
        <w:t>DRUG DETECTION SEARCHES</w:t>
      </w:r>
    </w:p>
    <w:p w14:paraId="49DA9F64" w14:textId="77777777" w:rsidR="00531B95" w:rsidRPr="001A5E48" w:rsidRDefault="00531B95" w:rsidP="00531B95">
      <w:pPr>
        <w:ind w:right="270"/>
      </w:pPr>
    </w:p>
    <w:p w14:paraId="632195A5" w14:textId="4C4EB1B0" w:rsidR="00531B95" w:rsidRDefault="00531B95" w:rsidP="000E554D">
      <w:pPr>
        <w:ind w:left="900" w:right="360"/>
        <w:jc w:val="both"/>
        <w:rPr>
          <w:rFonts w:asciiTheme="minorHAnsi" w:hAnsiTheme="minorHAnsi" w:cstheme="minorHAnsi"/>
          <w:lang w:val="en-NZ"/>
        </w:rPr>
      </w:pPr>
      <w:r w:rsidRPr="00BE54BE">
        <w:rPr>
          <w:rFonts w:asciiTheme="minorHAnsi" w:hAnsiTheme="minorHAnsi" w:cstheme="minorHAnsi"/>
          <w:lang w:val="en-NZ"/>
        </w:rPr>
        <w:t xml:space="preserve">In addition to monitoring compliance through its testing regime, </w:t>
      </w:r>
      <w:r>
        <w:rPr>
          <w:rFonts w:asciiTheme="minorHAnsi" w:hAnsiTheme="minorHAnsi" w:cstheme="minorHAnsi"/>
          <w:lang w:val="en-NZ"/>
        </w:rPr>
        <w:t>Alliance</w:t>
      </w:r>
      <w:r w:rsidRPr="00BE54BE">
        <w:rPr>
          <w:rFonts w:asciiTheme="minorHAnsi" w:hAnsiTheme="minorHAnsi" w:cstheme="minorHAnsi"/>
          <w:lang w:val="en-NZ"/>
        </w:rPr>
        <w:t xml:space="preserve"> reserves the right to conduct searches for Drugs and/or Alcohol, including (but not limited to) searches of lockers, filing cabinets, desks, </w:t>
      </w:r>
      <w:ins w:id="108" w:author="Gavin Schiller" w:date="2025-09-30T16:48:00Z" w16du:dateUtc="2025-09-30T03:48:00Z">
        <w:r w:rsidR="008205C8">
          <w:rPr>
            <w:rFonts w:asciiTheme="minorHAnsi" w:hAnsiTheme="minorHAnsi" w:cstheme="minorHAnsi"/>
            <w:lang w:val="en-NZ"/>
          </w:rPr>
          <w:t xml:space="preserve">bags, </w:t>
        </w:r>
      </w:ins>
      <w:r w:rsidRPr="00BE54BE">
        <w:rPr>
          <w:rFonts w:asciiTheme="minorHAnsi" w:hAnsiTheme="minorHAnsi" w:cstheme="minorHAnsi"/>
          <w:lang w:val="en-NZ"/>
        </w:rPr>
        <w:t>packages, vehicles, etc, which are on</w:t>
      </w:r>
      <w:r>
        <w:rPr>
          <w:rFonts w:asciiTheme="minorHAnsi" w:hAnsiTheme="minorHAnsi" w:cstheme="minorHAnsi"/>
          <w:lang w:val="en-NZ"/>
        </w:rPr>
        <w:t xml:space="preserve"> company</w:t>
      </w:r>
      <w:r w:rsidRPr="00BE54BE">
        <w:rPr>
          <w:rFonts w:asciiTheme="minorHAnsi" w:hAnsiTheme="minorHAnsi" w:cstheme="minorHAnsi"/>
          <w:lang w:val="en-NZ"/>
        </w:rPr>
        <w:t xml:space="preserve"> property or</w:t>
      </w:r>
      <w:r>
        <w:rPr>
          <w:rFonts w:asciiTheme="minorHAnsi" w:hAnsiTheme="minorHAnsi" w:cstheme="minorHAnsi"/>
          <w:lang w:val="en-NZ"/>
        </w:rPr>
        <w:t xml:space="preserve"> facility</w:t>
      </w:r>
      <w:r w:rsidRPr="00BE54BE">
        <w:rPr>
          <w:rFonts w:asciiTheme="minorHAnsi" w:hAnsiTheme="minorHAnsi" w:cstheme="minorHAnsi"/>
          <w:lang w:val="en-NZ"/>
        </w:rPr>
        <w:t xml:space="preserve">.  These searches </w:t>
      </w:r>
      <w:r>
        <w:rPr>
          <w:rFonts w:asciiTheme="minorHAnsi" w:hAnsiTheme="minorHAnsi" w:cstheme="minorHAnsi"/>
          <w:lang w:val="en-NZ"/>
        </w:rPr>
        <w:t>will likely be conducted by drug</w:t>
      </w:r>
      <w:r w:rsidRPr="00BE54BE">
        <w:rPr>
          <w:rFonts w:asciiTheme="minorHAnsi" w:hAnsiTheme="minorHAnsi" w:cstheme="minorHAnsi"/>
          <w:lang w:val="en-NZ"/>
        </w:rPr>
        <w:t xml:space="preserve"> detector dogs.  The search boundary will extend to any area within site boundaries</w:t>
      </w:r>
      <w:ins w:id="109" w:author="Gavin Schiller" w:date="2025-09-30T16:47:00Z" w16du:dateUtc="2025-09-30T03:47:00Z">
        <w:r w:rsidR="00DC6F70">
          <w:rPr>
            <w:rFonts w:asciiTheme="minorHAnsi" w:hAnsiTheme="minorHAnsi" w:cstheme="minorHAnsi"/>
            <w:lang w:val="en-NZ"/>
          </w:rPr>
          <w:t xml:space="preserve"> </w:t>
        </w:r>
      </w:ins>
      <w:r>
        <w:rPr>
          <w:rFonts w:asciiTheme="minorHAnsi" w:hAnsiTheme="minorHAnsi" w:cstheme="minorHAnsi"/>
          <w:lang w:val="en-NZ"/>
        </w:rPr>
        <w:t>(including car parks)</w:t>
      </w:r>
      <w:r w:rsidRPr="00BE54BE">
        <w:rPr>
          <w:rFonts w:asciiTheme="minorHAnsi" w:hAnsiTheme="minorHAnsi" w:cstheme="minorHAnsi"/>
          <w:lang w:val="en-NZ"/>
        </w:rPr>
        <w:t xml:space="preserve">. </w:t>
      </w:r>
    </w:p>
    <w:p w14:paraId="1A76BE60" w14:textId="77777777" w:rsidR="00531B95" w:rsidRDefault="00531B95" w:rsidP="00531B95">
      <w:pPr>
        <w:rPr>
          <w:rFonts w:asciiTheme="minorHAnsi" w:hAnsiTheme="minorHAnsi" w:cstheme="minorHAnsi"/>
          <w:lang w:val="en-NZ"/>
        </w:rPr>
      </w:pPr>
      <w:r>
        <w:rPr>
          <w:rFonts w:asciiTheme="minorHAnsi" w:hAnsiTheme="minorHAnsi" w:cstheme="minorHAnsi"/>
          <w:lang w:val="en-NZ"/>
        </w:rPr>
        <w:br w:type="page"/>
      </w:r>
    </w:p>
    <w:p w14:paraId="58721DC6" w14:textId="77777777" w:rsidR="00531B95" w:rsidRPr="00BE54BE" w:rsidRDefault="00531B95" w:rsidP="00531B95">
      <w:pPr>
        <w:ind w:left="450" w:right="360"/>
        <w:jc w:val="both"/>
        <w:rPr>
          <w:rFonts w:asciiTheme="minorHAnsi" w:hAnsiTheme="minorHAnsi" w:cstheme="minorHAnsi"/>
          <w:lang w:val="en-NZ"/>
        </w:rPr>
      </w:pPr>
    </w:p>
    <w:p w14:paraId="2CED17E9" w14:textId="77777777" w:rsidR="00531B95" w:rsidRDefault="00531B95" w:rsidP="000E554D">
      <w:pPr>
        <w:ind w:left="630" w:right="360"/>
        <w:rPr>
          <w:rFonts w:asciiTheme="minorHAnsi" w:hAnsiTheme="minorHAnsi" w:cstheme="minorHAnsi"/>
          <w:lang w:val="en-NZ"/>
        </w:rPr>
      </w:pPr>
      <w:r w:rsidRPr="00BE54BE">
        <w:rPr>
          <w:rFonts w:asciiTheme="minorHAnsi" w:hAnsiTheme="minorHAnsi" w:cstheme="minorHAnsi"/>
          <w:lang w:val="en-NZ"/>
        </w:rPr>
        <w:t>Any Drugs and/or Alcohol found as a result of such a search will be confiscated</w:t>
      </w:r>
      <w:r>
        <w:rPr>
          <w:rFonts w:asciiTheme="minorHAnsi" w:hAnsiTheme="minorHAnsi" w:cstheme="minorHAnsi"/>
          <w:lang w:val="en-NZ"/>
        </w:rPr>
        <w:t>, and a full investigation will be conducted, which may include notifying the NZ Police. Any discovery</w:t>
      </w:r>
      <w:r w:rsidRPr="00BE54BE">
        <w:rPr>
          <w:rFonts w:asciiTheme="minorHAnsi" w:hAnsiTheme="minorHAnsi" w:cstheme="minorHAnsi"/>
          <w:lang w:val="en-NZ"/>
        </w:rPr>
        <w:t xml:space="preserve"> may </w:t>
      </w:r>
      <w:r>
        <w:rPr>
          <w:rFonts w:asciiTheme="minorHAnsi" w:hAnsiTheme="minorHAnsi" w:cstheme="minorHAnsi"/>
          <w:lang w:val="en-NZ"/>
        </w:rPr>
        <w:t>result in</w:t>
      </w:r>
      <w:r w:rsidRPr="00BE54BE">
        <w:rPr>
          <w:rFonts w:asciiTheme="minorHAnsi" w:hAnsiTheme="minorHAnsi" w:cstheme="minorHAnsi"/>
          <w:lang w:val="en-NZ"/>
        </w:rPr>
        <w:t xml:space="preserve"> disciplinary action, up to and including dismissal.</w:t>
      </w:r>
    </w:p>
    <w:p w14:paraId="1EBB1D76" w14:textId="77777777" w:rsidR="00531B95" w:rsidRDefault="00531B95" w:rsidP="00531B95">
      <w:pPr>
        <w:spacing w:line="23" w:lineRule="atLeast"/>
        <w:ind w:right="360"/>
        <w:rPr>
          <w:rFonts w:asciiTheme="minorHAnsi" w:hAnsiTheme="minorHAnsi" w:cstheme="minorHAnsi"/>
          <w:lang w:val="en-NZ"/>
        </w:rPr>
      </w:pPr>
    </w:p>
    <w:p w14:paraId="0B660D37" w14:textId="77777777" w:rsidR="00531B95" w:rsidRDefault="00531B95" w:rsidP="00531B95">
      <w:pPr>
        <w:spacing w:line="23" w:lineRule="atLeast"/>
        <w:ind w:right="360"/>
        <w:rPr>
          <w:rFonts w:asciiTheme="minorHAnsi" w:hAnsiTheme="minorHAnsi" w:cstheme="minorHAnsi"/>
          <w:lang w:val="en-NZ"/>
        </w:rPr>
      </w:pPr>
    </w:p>
    <w:p w14:paraId="6515A62F" w14:textId="783A8D98" w:rsidR="00531B95" w:rsidRPr="006B438D" w:rsidRDefault="00531B95" w:rsidP="000E554D">
      <w:pPr>
        <w:pStyle w:val="Heading1"/>
        <w:ind w:left="720" w:right="360" w:hanging="720"/>
      </w:pPr>
      <w:bookmarkStart w:id="110" w:name="_Toc209690128"/>
      <w:bookmarkStart w:id="111" w:name="_Toc210056097"/>
      <w:r>
        <w:t>14</w:t>
      </w:r>
      <w:r>
        <w:tab/>
        <w:t>REFUSAL TO UNDERGO TESTING</w:t>
      </w:r>
      <w:bookmarkEnd w:id="110"/>
      <w:bookmarkEnd w:id="111"/>
    </w:p>
    <w:p w14:paraId="0A95438D" w14:textId="390A16D4" w:rsidR="00531B95" w:rsidRDefault="00531B95" w:rsidP="000E554D">
      <w:pPr>
        <w:ind w:left="720" w:right="360"/>
        <w:jc w:val="both"/>
        <w:rPr>
          <w:rFonts w:asciiTheme="minorHAnsi" w:hAnsiTheme="minorHAnsi" w:cstheme="minorHAnsi"/>
          <w:lang w:val="en-NZ"/>
        </w:rPr>
      </w:pPr>
      <w:r w:rsidRPr="00C91842">
        <w:rPr>
          <w:rFonts w:asciiTheme="minorHAnsi" w:hAnsiTheme="minorHAnsi" w:cstheme="minorHAnsi"/>
          <w:lang w:val="en-NZ"/>
        </w:rPr>
        <w:t>Where a</w:t>
      </w:r>
      <w:r>
        <w:rPr>
          <w:rFonts w:asciiTheme="minorHAnsi" w:hAnsiTheme="minorHAnsi" w:cstheme="minorHAnsi"/>
          <w:lang w:val="en-NZ"/>
        </w:rPr>
        <w:t xml:space="preserve">n employee either refuses </w:t>
      </w:r>
      <w:r w:rsidRPr="00C91842">
        <w:rPr>
          <w:rFonts w:asciiTheme="minorHAnsi" w:hAnsiTheme="minorHAnsi" w:cstheme="minorHAnsi"/>
          <w:lang w:val="en-NZ"/>
        </w:rPr>
        <w:t xml:space="preserve">to provide </w:t>
      </w:r>
      <w:r>
        <w:rPr>
          <w:rFonts w:asciiTheme="minorHAnsi" w:hAnsiTheme="minorHAnsi" w:cstheme="minorHAnsi"/>
          <w:lang w:val="en-NZ"/>
        </w:rPr>
        <w:t>the requested specimen or fails to provide a requested specimen within the allotted time (urine 3 hours, Saliva and breath 20 minutes)</w:t>
      </w:r>
      <w:r w:rsidRPr="00C91842">
        <w:rPr>
          <w:rFonts w:asciiTheme="minorHAnsi" w:hAnsiTheme="minorHAnsi" w:cstheme="minorHAnsi"/>
          <w:lang w:val="en-NZ"/>
        </w:rPr>
        <w:t xml:space="preserve"> without a </w:t>
      </w:r>
      <w:r>
        <w:rPr>
          <w:rFonts w:asciiTheme="minorHAnsi" w:hAnsiTheme="minorHAnsi" w:cstheme="minorHAnsi"/>
          <w:lang w:val="en-NZ"/>
        </w:rPr>
        <w:t>medical certificate</w:t>
      </w:r>
      <w:r w:rsidRPr="00C91842">
        <w:rPr>
          <w:rFonts w:asciiTheme="minorHAnsi" w:hAnsiTheme="minorHAnsi" w:cstheme="minorHAnsi"/>
          <w:lang w:val="en-NZ"/>
        </w:rPr>
        <w:t>,</w:t>
      </w:r>
      <w:r>
        <w:rPr>
          <w:rFonts w:asciiTheme="minorHAnsi" w:hAnsiTheme="minorHAnsi" w:cstheme="minorHAnsi"/>
          <w:lang w:val="en-NZ"/>
        </w:rPr>
        <w:t xml:space="preserve"> will be recorded as a refusal and the consequences equivalent to a confirmed positive result</w:t>
      </w:r>
      <w:r w:rsidRPr="00C91842">
        <w:rPr>
          <w:rFonts w:asciiTheme="minorHAnsi" w:hAnsiTheme="minorHAnsi" w:cstheme="minorHAnsi"/>
          <w:lang w:val="en-NZ"/>
        </w:rPr>
        <w:t xml:space="preserve"> (i.e. they will immediately be stood down </w:t>
      </w:r>
      <w:r>
        <w:rPr>
          <w:rFonts w:asciiTheme="minorHAnsi" w:hAnsiTheme="minorHAnsi" w:cstheme="minorHAnsi"/>
          <w:lang w:val="en-NZ"/>
        </w:rPr>
        <w:t>unpaid so that the circumstances of their refusal can be investigated</w:t>
      </w:r>
      <w:ins w:id="112" w:author="Gavin Schiller" w:date="2025-09-30T16:48:00Z" w16du:dateUtc="2025-09-30T03:48:00Z">
        <w:r w:rsidR="007A05E4">
          <w:rPr>
            <w:rFonts w:asciiTheme="minorHAnsi" w:hAnsiTheme="minorHAnsi" w:cstheme="minorHAnsi"/>
            <w:lang w:val="en-NZ"/>
          </w:rPr>
          <w:t>)</w:t>
        </w:r>
      </w:ins>
      <w:r>
        <w:rPr>
          <w:rFonts w:asciiTheme="minorHAnsi" w:hAnsiTheme="minorHAnsi" w:cstheme="minorHAnsi"/>
          <w:lang w:val="en-NZ"/>
        </w:rPr>
        <w:t xml:space="preserve">. </w:t>
      </w:r>
    </w:p>
    <w:p w14:paraId="1B4D2FF9" w14:textId="77777777" w:rsidR="00531B95" w:rsidRDefault="00531B95" w:rsidP="000E554D">
      <w:pPr>
        <w:ind w:left="720" w:right="360"/>
        <w:jc w:val="both"/>
        <w:rPr>
          <w:rFonts w:asciiTheme="minorHAnsi" w:hAnsiTheme="minorHAnsi" w:cstheme="minorHAnsi"/>
          <w:lang w:val="en-NZ"/>
        </w:rPr>
      </w:pPr>
    </w:p>
    <w:p w14:paraId="7B361C53" w14:textId="77777777" w:rsidR="00531B95" w:rsidRDefault="00531B95" w:rsidP="000E554D">
      <w:pPr>
        <w:ind w:left="720" w:right="360"/>
        <w:jc w:val="both"/>
        <w:rPr>
          <w:rFonts w:asciiTheme="minorHAnsi" w:hAnsiTheme="minorHAnsi" w:cstheme="minorHAnsi"/>
          <w:lang w:val="en-NZ"/>
        </w:rPr>
      </w:pPr>
      <w:r>
        <w:rPr>
          <w:rFonts w:asciiTheme="minorHAnsi" w:hAnsiTheme="minorHAnsi" w:cstheme="minorHAnsi"/>
          <w:lang w:val="en-NZ"/>
        </w:rPr>
        <w:t>The employee may provide any reasonable grounds which they regard as supporting their refusal to provide a specimen in support. If accepted, t</w:t>
      </w:r>
      <w:r w:rsidRPr="00C91842">
        <w:rPr>
          <w:rFonts w:asciiTheme="minorHAnsi" w:hAnsiTheme="minorHAnsi" w:cstheme="minorHAnsi"/>
          <w:lang w:val="en-NZ"/>
        </w:rPr>
        <w:t xml:space="preserve">he </w:t>
      </w:r>
      <w:r>
        <w:rPr>
          <w:rFonts w:asciiTheme="minorHAnsi" w:hAnsiTheme="minorHAnsi" w:cstheme="minorHAnsi"/>
          <w:lang w:val="en-NZ"/>
        </w:rPr>
        <w:t>employee will be required to undergo drug and/or alcohol testing</w:t>
      </w:r>
      <w:r w:rsidRPr="00C91842">
        <w:rPr>
          <w:rFonts w:asciiTheme="minorHAnsi" w:hAnsiTheme="minorHAnsi" w:cstheme="minorHAnsi"/>
          <w:lang w:val="en-NZ"/>
        </w:rPr>
        <w:t xml:space="preserve"> and </w:t>
      </w:r>
      <w:r>
        <w:rPr>
          <w:rFonts w:asciiTheme="minorHAnsi" w:hAnsiTheme="minorHAnsi" w:cstheme="minorHAnsi"/>
          <w:lang w:val="en-NZ"/>
        </w:rPr>
        <w:t>provide</w:t>
      </w:r>
      <w:r w:rsidRPr="00C91842">
        <w:rPr>
          <w:rFonts w:asciiTheme="minorHAnsi" w:hAnsiTheme="minorHAnsi" w:cstheme="minorHAnsi"/>
          <w:lang w:val="en-NZ"/>
        </w:rPr>
        <w:t xml:space="preserve"> a negative test result</w:t>
      </w:r>
      <w:r>
        <w:rPr>
          <w:rFonts w:asciiTheme="minorHAnsi" w:hAnsiTheme="minorHAnsi" w:cstheme="minorHAnsi"/>
          <w:lang w:val="en-NZ"/>
        </w:rPr>
        <w:t xml:space="preserve"> prior to return to work and may be subject to ongoing unannounced tests over a set period of time as a condition of that return to work</w:t>
      </w:r>
      <w:r w:rsidRPr="00C91842">
        <w:rPr>
          <w:rFonts w:asciiTheme="minorHAnsi" w:hAnsiTheme="minorHAnsi" w:cstheme="minorHAnsi"/>
          <w:lang w:val="en-NZ"/>
        </w:rPr>
        <w:t xml:space="preserve">. </w:t>
      </w:r>
    </w:p>
    <w:p w14:paraId="65E9972F" w14:textId="77777777" w:rsidR="00531B95" w:rsidRPr="00C91842" w:rsidRDefault="00531B95" w:rsidP="000E554D">
      <w:pPr>
        <w:ind w:left="720" w:right="360"/>
        <w:jc w:val="both"/>
        <w:rPr>
          <w:rFonts w:asciiTheme="minorHAnsi" w:hAnsiTheme="minorHAnsi" w:cstheme="minorHAnsi"/>
          <w:lang w:val="en-NZ"/>
        </w:rPr>
      </w:pPr>
    </w:p>
    <w:p w14:paraId="4D59C9CE" w14:textId="77777777" w:rsidR="00531B95" w:rsidRDefault="00531B95" w:rsidP="000E554D">
      <w:pPr>
        <w:ind w:left="720" w:right="360"/>
        <w:jc w:val="both"/>
        <w:rPr>
          <w:rFonts w:asciiTheme="minorHAnsi" w:hAnsiTheme="minorHAnsi" w:cstheme="minorHAnsi"/>
          <w:lang w:val="en-NZ"/>
        </w:rPr>
      </w:pPr>
      <w:r w:rsidRPr="00C91842">
        <w:rPr>
          <w:rFonts w:asciiTheme="minorHAnsi" w:hAnsiTheme="minorHAnsi" w:cstheme="minorHAnsi"/>
          <w:lang w:val="en-NZ"/>
        </w:rPr>
        <w:t>A</w:t>
      </w:r>
      <w:r>
        <w:rPr>
          <w:rFonts w:asciiTheme="minorHAnsi" w:hAnsiTheme="minorHAnsi" w:cstheme="minorHAnsi"/>
          <w:lang w:val="en-NZ"/>
        </w:rPr>
        <w:t>n</w:t>
      </w:r>
      <w:r w:rsidRPr="00C91842">
        <w:rPr>
          <w:rFonts w:asciiTheme="minorHAnsi" w:hAnsiTheme="minorHAnsi" w:cstheme="minorHAnsi"/>
          <w:lang w:val="en-NZ"/>
        </w:rPr>
        <w:t xml:space="preserve"> </w:t>
      </w:r>
      <w:r>
        <w:rPr>
          <w:rFonts w:asciiTheme="minorHAnsi" w:hAnsiTheme="minorHAnsi" w:cstheme="minorHAnsi"/>
          <w:lang w:val="en-NZ"/>
        </w:rPr>
        <w:t xml:space="preserve">employee </w:t>
      </w:r>
      <w:r w:rsidRPr="00C91842">
        <w:rPr>
          <w:rFonts w:asciiTheme="minorHAnsi" w:hAnsiTheme="minorHAnsi" w:cstheme="minorHAnsi"/>
          <w:lang w:val="en-NZ"/>
        </w:rPr>
        <w:t xml:space="preserve">who refuses to </w:t>
      </w:r>
      <w:r>
        <w:rPr>
          <w:rFonts w:asciiTheme="minorHAnsi" w:hAnsiTheme="minorHAnsi" w:cstheme="minorHAnsi"/>
          <w:lang w:val="en-NZ"/>
        </w:rPr>
        <w:t xml:space="preserve">cooperate with a request for </w:t>
      </w:r>
      <w:r w:rsidRPr="00C91842">
        <w:rPr>
          <w:rFonts w:asciiTheme="minorHAnsi" w:hAnsiTheme="minorHAnsi" w:cstheme="minorHAnsi"/>
          <w:lang w:val="en-NZ"/>
        </w:rPr>
        <w:t>a Drug or Alcohol tes</w:t>
      </w:r>
      <w:r>
        <w:rPr>
          <w:rFonts w:asciiTheme="minorHAnsi" w:hAnsiTheme="minorHAnsi" w:cstheme="minorHAnsi"/>
          <w:lang w:val="en-NZ"/>
        </w:rPr>
        <w:t>t without an acceptable reason</w:t>
      </w:r>
      <w:r w:rsidRPr="00C91842">
        <w:rPr>
          <w:rFonts w:asciiTheme="minorHAnsi" w:hAnsiTheme="minorHAnsi" w:cstheme="minorHAnsi"/>
          <w:lang w:val="en-NZ"/>
        </w:rPr>
        <w:t xml:space="preserve"> will be dealt with in accordance with </w:t>
      </w:r>
      <w:r>
        <w:rPr>
          <w:rFonts w:asciiTheme="minorHAnsi" w:hAnsiTheme="minorHAnsi" w:cstheme="minorHAnsi"/>
          <w:lang w:val="en-NZ"/>
        </w:rPr>
        <w:t>Alliance's Disciplinary Procedures</w:t>
      </w:r>
      <w:r w:rsidRPr="00C91842">
        <w:rPr>
          <w:rFonts w:asciiTheme="minorHAnsi" w:hAnsiTheme="minorHAnsi" w:cstheme="minorHAnsi"/>
          <w:lang w:val="en-NZ"/>
        </w:rPr>
        <w:t xml:space="preserve"> and </w:t>
      </w:r>
      <w:r>
        <w:rPr>
          <w:rFonts w:asciiTheme="minorHAnsi" w:hAnsiTheme="minorHAnsi" w:cstheme="minorHAnsi"/>
          <w:lang w:val="en-NZ"/>
        </w:rPr>
        <w:t>will</w:t>
      </w:r>
      <w:r w:rsidRPr="00C91842">
        <w:rPr>
          <w:rFonts w:asciiTheme="minorHAnsi" w:hAnsiTheme="minorHAnsi" w:cstheme="minorHAnsi"/>
          <w:lang w:val="en-NZ"/>
        </w:rPr>
        <w:t xml:space="preserve"> have sanctions imposed, up to and including dismissal. </w:t>
      </w:r>
    </w:p>
    <w:p w14:paraId="089FB49D" w14:textId="77777777" w:rsidR="00531B95" w:rsidRDefault="00531B95" w:rsidP="00531B95">
      <w:pPr>
        <w:ind w:left="450" w:right="360"/>
        <w:jc w:val="both"/>
        <w:rPr>
          <w:rFonts w:asciiTheme="minorHAnsi" w:hAnsiTheme="minorHAnsi" w:cstheme="minorHAnsi"/>
          <w:lang w:val="en-NZ"/>
        </w:rPr>
      </w:pPr>
    </w:p>
    <w:p w14:paraId="71E0972A" w14:textId="77777777" w:rsidR="00531B95" w:rsidRPr="001A5E48" w:rsidRDefault="00531B95" w:rsidP="00531B95">
      <w:pPr>
        <w:spacing w:line="23" w:lineRule="atLeast"/>
        <w:ind w:right="360"/>
        <w:rPr>
          <w:rFonts w:asciiTheme="minorHAnsi" w:hAnsiTheme="minorHAnsi" w:cstheme="minorHAnsi"/>
          <w:lang w:val="en-NZ"/>
        </w:rPr>
      </w:pPr>
    </w:p>
    <w:p w14:paraId="501425EF" w14:textId="7956E7EB" w:rsidR="00531B95" w:rsidRDefault="00531B95" w:rsidP="000E554D">
      <w:pPr>
        <w:pStyle w:val="Heading1"/>
        <w:spacing w:line="23" w:lineRule="atLeast"/>
        <w:ind w:left="720" w:right="360" w:hanging="720"/>
      </w:pPr>
      <w:bookmarkStart w:id="113" w:name="_Toc209690129"/>
      <w:bookmarkStart w:id="114" w:name="_Toc210056098"/>
      <w:r>
        <w:t>15</w:t>
      </w:r>
      <w:r>
        <w:tab/>
        <w:t>ATTEMPT TO FALSIFY TESTS</w:t>
      </w:r>
      <w:bookmarkEnd w:id="113"/>
      <w:bookmarkEnd w:id="114"/>
    </w:p>
    <w:p w14:paraId="30002F72" w14:textId="77777777" w:rsidR="00531B95" w:rsidRPr="001A5E48" w:rsidRDefault="00531B95" w:rsidP="000E554D">
      <w:pPr>
        <w:spacing w:line="23" w:lineRule="atLeast"/>
        <w:ind w:left="720" w:right="360" w:hanging="720"/>
        <w:rPr>
          <w:rFonts w:asciiTheme="minorHAnsi" w:hAnsiTheme="minorHAnsi" w:cstheme="minorHAnsi"/>
          <w:lang w:val="en-NZ"/>
        </w:rPr>
      </w:pPr>
    </w:p>
    <w:p w14:paraId="1228F84A" w14:textId="77777777" w:rsidR="00531B95" w:rsidRDefault="00531B95" w:rsidP="000E554D">
      <w:pPr>
        <w:ind w:left="720" w:right="360"/>
        <w:jc w:val="both"/>
        <w:rPr>
          <w:rFonts w:asciiTheme="minorHAnsi" w:hAnsiTheme="minorHAnsi" w:cstheme="minorHAnsi"/>
          <w:lang w:val="en-NZ"/>
        </w:rPr>
      </w:pPr>
      <w:r w:rsidRPr="00C91842">
        <w:rPr>
          <w:rFonts w:asciiTheme="minorHAnsi" w:hAnsiTheme="minorHAnsi" w:cstheme="minorHAnsi"/>
          <w:lang w:val="en-NZ"/>
        </w:rPr>
        <w:t xml:space="preserve">If an employee </w:t>
      </w:r>
      <w:r>
        <w:rPr>
          <w:rFonts w:asciiTheme="minorHAnsi" w:hAnsiTheme="minorHAnsi" w:cstheme="minorHAnsi"/>
          <w:lang w:val="en-NZ"/>
        </w:rPr>
        <w:t>selected for</w:t>
      </w:r>
      <w:r w:rsidRPr="00C91842">
        <w:rPr>
          <w:rFonts w:asciiTheme="minorHAnsi" w:hAnsiTheme="minorHAnsi" w:cstheme="minorHAnsi"/>
          <w:lang w:val="en-NZ"/>
        </w:rPr>
        <w:t xml:space="preserve"> a drug or alcohol test </w:t>
      </w:r>
      <w:r>
        <w:rPr>
          <w:rFonts w:asciiTheme="minorHAnsi" w:hAnsiTheme="minorHAnsi" w:cstheme="minorHAnsi"/>
          <w:lang w:val="en-NZ"/>
        </w:rPr>
        <w:t xml:space="preserve">who attempts to evade/avoid, </w:t>
      </w:r>
      <w:r w:rsidRPr="00C91842">
        <w:rPr>
          <w:rFonts w:asciiTheme="minorHAnsi" w:hAnsiTheme="minorHAnsi" w:cstheme="minorHAnsi"/>
          <w:lang w:val="en-NZ"/>
        </w:rPr>
        <w:t>falsify or compromise the integrity of a specimen when taking a drug test by adulteration, providing a specimen that is not his or her own, or by use of a masking agent</w:t>
      </w:r>
      <w:del w:id="115" w:author="Gavin Schiller" w:date="2025-09-30T16:49:00Z" w16du:dateUtc="2025-09-30T03:49:00Z">
        <w:r w:rsidRPr="00C91842" w:rsidDel="00F4045A">
          <w:rPr>
            <w:rFonts w:asciiTheme="minorHAnsi" w:hAnsiTheme="minorHAnsi" w:cstheme="minorHAnsi"/>
            <w:lang w:val="en-NZ"/>
          </w:rPr>
          <w:delText>)</w:delText>
        </w:r>
      </w:del>
      <w:r w:rsidRPr="00C91842">
        <w:rPr>
          <w:rFonts w:asciiTheme="minorHAnsi" w:hAnsiTheme="minorHAnsi" w:cstheme="minorHAnsi"/>
          <w:lang w:val="en-NZ"/>
        </w:rPr>
        <w:t xml:space="preserve">, or the person conducting the test has reasonable grounds to suspect that the employee has </w:t>
      </w:r>
      <w:r>
        <w:rPr>
          <w:rFonts w:asciiTheme="minorHAnsi" w:hAnsiTheme="minorHAnsi" w:cstheme="minorHAnsi"/>
          <w:lang w:val="en-NZ"/>
        </w:rPr>
        <w:t>tamp</w:t>
      </w:r>
      <w:r w:rsidRPr="00C91842">
        <w:rPr>
          <w:rFonts w:asciiTheme="minorHAnsi" w:hAnsiTheme="minorHAnsi" w:cstheme="minorHAnsi"/>
          <w:lang w:val="en-NZ"/>
        </w:rPr>
        <w:t xml:space="preserve">ered with a specimen, it will be considered serious misconduct and it may result in the employee being subject to </w:t>
      </w:r>
      <w:r>
        <w:rPr>
          <w:rFonts w:asciiTheme="minorHAnsi" w:hAnsiTheme="minorHAnsi" w:cstheme="minorHAnsi"/>
          <w:lang w:val="en-NZ"/>
        </w:rPr>
        <w:t>Alliance</w:t>
      </w:r>
      <w:r w:rsidRPr="00C91842">
        <w:rPr>
          <w:rFonts w:asciiTheme="minorHAnsi" w:hAnsiTheme="minorHAnsi" w:cstheme="minorHAnsi"/>
          <w:lang w:val="en-NZ"/>
        </w:rPr>
        <w:t>’s Disciplinary Procedures, and may have sanctions imposed, up to and including dismissal.</w:t>
      </w:r>
    </w:p>
    <w:p w14:paraId="48C9FA7C" w14:textId="77777777" w:rsidR="00531B95" w:rsidRDefault="00531B95" w:rsidP="00531B95">
      <w:pPr>
        <w:ind w:right="360"/>
        <w:jc w:val="both"/>
        <w:rPr>
          <w:rFonts w:asciiTheme="minorHAnsi" w:hAnsiTheme="minorHAnsi" w:cstheme="minorHAnsi"/>
          <w:lang w:val="en-NZ"/>
        </w:rPr>
      </w:pPr>
    </w:p>
    <w:p w14:paraId="079B4B74" w14:textId="77777777" w:rsidR="00531B95" w:rsidRDefault="00531B95" w:rsidP="00531B95">
      <w:pPr>
        <w:ind w:right="360"/>
        <w:jc w:val="both"/>
        <w:rPr>
          <w:rFonts w:asciiTheme="minorHAnsi" w:hAnsiTheme="minorHAnsi" w:cstheme="minorHAnsi"/>
          <w:lang w:val="en-NZ"/>
        </w:rPr>
      </w:pPr>
    </w:p>
    <w:p w14:paraId="6BAA63E6" w14:textId="160C0B33" w:rsidR="00531B95" w:rsidRPr="00F20852" w:rsidRDefault="00531B95" w:rsidP="000E554D">
      <w:pPr>
        <w:ind w:left="720" w:right="360" w:hanging="720"/>
        <w:rPr>
          <w:rFonts w:asciiTheme="minorHAnsi" w:eastAsia="Times New Roman" w:hAnsiTheme="minorHAnsi" w:cstheme="minorHAnsi"/>
          <w:b/>
          <w:bCs/>
          <w:snapToGrid w:val="0"/>
          <w:sz w:val="32"/>
          <w:szCs w:val="32"/>
        </w:rPr>
      </w:pPr>
      <w:r>
        <w:rPr>
          <w:rFonts w:asciiTheme="minorHAnsi" w:eastAsia="Times New Roman" w:hAnsiTheme="minorHAnsi" w:cstheme="minorHAnsi"/>
          <w:b/>
          <w:bCs/>
          <w:snapToGrid w:val="0"/>
          <w:sz w:val="32"/>
          <w:szCs w:val="32"/>
        </w:rPr>
        <w:t>16</w:t>
      </w:r>
      <w:r>
        <w:rPr>
          <w:rFonts w:asciiTheme="minorHAnsi" w:eastAsia="Times New Roman" w:hAnsiTheme="minorHAnsi" w:cstheme="minorHAnsi"/>
          <w:b/>
          <w:bCs/>
          <w:snapToGrid w:val="0"/>
          <w:sz w:val="32"/>
          <w:szCs w:val="32"/>
        </w:rPr>
        <w:tab/>
      </w:r>
      <w:r w:rsidRPr="00F20852">
        <w:rPr>
          <w:rFonts w:asciiTheme="minorHAnsi" w:eastAsia="Times New Roman" w:hAnsiTheme="minorHAnsi" w:cstheme="minorHAnsi"/>
          <w:b/>
          <w:bCs/>
          <w:snapToGrid w:val="0"/>
          <w:sz w:val="32"/>
          <w:szCs w:val="32"/>
        </w:rPr>
        <w:t>W</w:t>
      </w:r>
      <w:r w:rsidRPr="00CA76B3">
        <w:rPr>
          <w:rFonts w:asciiTheme="minorHAnsi" w:eastAsia="Times New Roman" w:hAnsiTheme="minorHAnsi" w:cstheme="minorHAnsi"/>
          <w:b/>
          <w:bCs/>
          <w:snapToGrid w:val="0"/>
          <w:sz w:val="32"/>
          <w:szCs w:val="32"/>
        </w:rPr>
        <w:t>HAT IS A BREACH OF THE DRUG AND ALCOHOL</w:t>
      </w:r>
      <w:r w:rsidRPr="00F20852">
        <w:rPr>
          <w:rFonts w:asciiTheme="minorHAnsi" w:eastAsia="Times New Roman" w:hAnsiTheme="minorHAnsi" w:cstheme="minorHAnsi"/>
          <w:b/>
          <w:bCs/>
          <w:snapToGrid w:val="0"/>
          <w:sz w:val="32"/>
          <w:szCs w:val="32"/>
        </w:rPr>
        <w:t xml:space="preserve"> P</w:t>
      </w:r>
      <w:r w:rsidRPr="00CA76B3">
        <w:rPr>
          <w:rFonts w:asciiTheme="minorHAnsi" w:eastAsia="Times New Roman" w:hAnsiTheme="minorHAnsi" w:cstheme="minorHAnsi"/>
          <w:b/>
          <w:bCs/>
          <w:snapToGrid w:val="0"/>
          <w:sz w:val="32"/>
          <w:szCs w:val="32"/>
        </w:rPr>
        <w:t>OLICY</w:t>
      </w:r>
    </w:p>
    <w:p w14:paraId="02C768B1" w14:textId="51D34300" w:rsidR="00531B95" w:rsidRPr="008442EC" w:rsidRDefault="00531B95" w:rsidP="000E554D">
      <w:pPr>
        <w:ind w:left="720" w:right="360"/>
        <w:rPr>
          <w:rFonts w:asciiTheme="minorHAnsi" w:eastAsia="Times New Roman" w:hAnsiTheme="minorHAnsi" w:cstheme="minorBidi"/>
          <w:snapToGrid w:val="0"/>
        </w:rPr>
      </w:pPr>
      <w:r w:rsidRPr="6EA73717">
        <w:rPr>
          <w:rFonts w:asciiTheme="minorHAnsi" w:eastAsia="Times New Roman" w:hAnsiTheme="minorHAnsi" w:cstheme="minorBidi"/>
          <w:snapToGrid w:val="0"/>
        </w:rPr>
        <w:t>The following will be considered a breach of this poli</w:t>
      </w:r>
      <w:commentRangeStart w:id="116"/>
      <w:r w:rsidRPr="6EA73717">
        <w:rPr>
          <w:rFonts w:asciiTheme="minorHAnsi" w:eastAsia="Times New Roman" w:hAnsiTheme="minorHAnsi" w:cstheme="minorBidi"/>
          <w:snapToGrid w:val="0"/>
        </w:rPr>
        <w:t xml:space="preserve">cy </w:t>
      </w:r>
      <w:del w:id="117" w:author="Gavin Schiller" w:date="2025-09-30T16:50:00Z" w16du:dateUtc="2025-09-30T03:50:00Z">
        <w:r w:rsidRPr="6EA73717" w:rsidDel="0009184E">
          <w:rPr>
            <w:rFonts w:asciiTheme="minorHAnsi" w:eastAsia="Times New Roman" w:hAnsiTheme="minorHAnsi" w:cstheme="minorBidi"/>
            <w:snapToGrid w:val="0"/>
          </w:rPr>
          <w:delText>and will likely be</w:delText>
        </w:r>
      </w:del>
      <w:ins w:id="118" w:author="Gavin Schiller" w:date="2025-09-30T16:50:00Z" w16du:dateUtc="2025-09-30T03:50:00Z">
        <w:r w:rsidR="0009184E">
          <w:rPr>
            <w:rFonts w:asciiTheme="minorHAnsi" w:eastAsia="Times New Roman" w:hAnsiTheme="minorHAnsi" w:cstheme="minorBidi"/>
            <w:snapToGrid w:val="0"/>
          </w:rPr>
          <w:t>(</w:t>
        </w:r>
      </w:ins>
      <w:del w:id="119" w:author="Gavin Schiller" w:date="2025-09-30T16:50:00Z" w16du:dateUtc="2025-09-30T03:50:00Z">
        <w:r w:rsidRPr="6EA73717" w:rsidDel="0009184E">
          <w:rPr>
            <w:rFonts w:asciiTheme="minorHAnsi" w:eastAsia="Times New Roman" w:hAnsiTheme="minorHAnsi" w:cstheme="minorBidi"/>
            <w:snapToGrid w:val="0"/>
          </w:rPr>
          <w:delText xml:space="preserve"> </w:delText>
        </w:r>
      </w:del>
      <w:r w:rsidRPr="6EA73717">
        <w:rPr>
          <w:rFonts w:asciiTheme="minorHAnsi" w:eastAsia="Times New Roman" w:hAnsiTheme="minorHAnsi" w:cstheme="minorBidi"/>
          <w:snapToGrid w:val="0"/>
        </w:rPr>
        <w:t>subj</w:t>
      </w:r>
      <w:commentRangeEnd w:id="116"/>
      <w:r w:rsidR="00147825">
        <w:rPr>
          <w:rStyle w:val="CommentReference"/>
        </w:rPr>
        <w:commentReference w:id="116"/>
      </w:r>
      <w:r w:rsidRPr="6EA73717">
        <w:rPr>
          <w:rFonts w:asciiTheme="minorHAnsi" w:eastAsia="Times New Roman" w:hAnsiTheme="minorHAnsi" w:cstheme="minorBidi"/>
          <w:snapToGrid w:val="0"/>
        </w:rPr>
        <w:t>ect to disciplinary procedures</w:t>
      </w:r>
      <w:ins w:id="120" w:author="Gavin Schiller" w:date="2025-09-30T16:50:00Z" w16du:dateUtc="2025-09-30T03:50:00Z">
        <w:r w:rsidR="0009184E">
          <w:rPr>
            <w:rFonts w:asciiTheme="minorHAnsi" w:eastAsia="Times New Roman" w:hAnsiTheme="minorHAnsi" w:cstheme="minorBidi"/>
            <w:snapToGrid w:val="0"/>
          </w:rPr>
          <w:t>)</w:t>
        </w:r>
      </w:ins>
      <w:r w:rsidRPr="6EA73717">
        <w:rPr>
          <w:rFonts w:asciiTheme="minorHAnsi" w:eastAsia="Times New Roman" w:hAnsiTheme="minorHAnsi" w:cstheme="minorBidi"/>
          <w:snapToGrid w:val="0"/>
        </w:rPr>
        <w:t>:</w:t>
      </w:r>
    </w:p>
    <w:p w14:paraId="370804C6" w14:textId="77777777" w:rsidR="00531B95" w:rsidRDefault="00531B95" w:rsidP="00531B95">
      <w:pPr>
        <w:ind w:right="360"/>
        <w:rPr>
          <w:rFonts w:asciiTheme="minorHAnsi" w:eastAsia="Times New Roman" w:hAnsiTheme="minorHAnsi" w:cstheme="minorBidi"/>
        </w:rPr>
      </w:pPr>
    </w:p>
    <w:p w14:paraId="49ABFBCB" w14:textId="77777777" w:rsidR="00531B95" w:rsidRPr="008442EC" w:rsidRDefault="00531B95" w:rsidP="000E554D">
      <w:pPr>
        <w:widowControl/>
        <w:numPr>
          <w:ilvl w:val="0"/>
          <w:numId w:val="3"/>
        </w:numPr>
        <w:autoSpaceDE/>
        <w:autoSpaceDN/>
        <w:spacing w:line="276" w:lineRule="auto"/>
        <w:ind w:left="1530" w:right="360" w:hanging="720"/>
        <w:jc w:val="both"/>
        <w:rPr>
          <w:rFonts w:asciiTheme="minorHAnsi" w:eastAsia="Times New Roman" w:hAnsiTheme="minorHAnsi" w:cstheme="minorHAnsi"/>
          <w:snapToGrid w:val="0"/>
          <w:lang w:val="en-NZ"/>
        </w:rPr>
      </w:pPr>
      <w:r w:rsidRPr="008442EC">
        <w:rPr>
          <w:rFonts w:asciiTheme="minorHAnsi" w:eastAsia="Times New Roman" w:hAnsiTheme="minorHAnsi" w:cstheme="minorHAnsi"/>
          <w:snapToGrid w:val="0"/>
          <w:lang w:val="en-NZ"/>
        </w:rPr>
        <w:t>Refusal to consent to, and or follow all requests made as part of the drug and alcohol test</w:t>
      </w:r>
    </w:p>
    <w:p w14:paraId="65E77FBF" w14:textId="77777777" w:rsidR="00531B95" w:rsidRPr="008442EC" w:rsidRDefault="00531B95" w:rsidP="000E554D">
      <w:pPr>
        <w:widowControl/>
        <w:numPr>
          <w:ilvl w:val="0"/>
          <w:numId w:val="3"/>
        </w:numPr>
        <w:autoSpaceDE/>
        <w:autoSpaceDN/>
        <w:spacing w:line="276" w:lineRule="auto"/>
        <w:ind w:left="1530" w:right="360" w:hanging="720"/>
        <w:jc w:val="both"/>
        <w:rPr>
          <w:rFonts w:asciiTheme="minorHAnsi" w:eastAsia="Times New Roman" w:hAnsiTheme="minorHAnsi" w:cstheme="minorHAnsi"/>
          <w:snapToGrid w:val="0"/>
          <w:lang w:val="en-NZ"/>
        </w:rPr>
      </w:pPr>
      <w:r w:rsidRPr="008442EC">
        <w:rPr>
          <w:rFonts w:asciiTheme="minorHAnsi" w:eastAsia="Times New Roman" w:hAnsiTheme="minorHAnsi" w:cstheme="minorHAnsi"/>
          <w:snapToGrid w:val="0"/>
          <w:lang w:val="en-NZ"/>
        </w:rPr>
        <w:t>Failing to advise in a timely manner of any incident such that it might ordinarily have resulted in testing</w:t>
      </w:r>
    </w:p>
    <w:p w14:paraId="7D1CBCE4" w14:textId="77777777" w:rsidR="00531B95" w:rsidRPr="008442EC" w:rsidRDefault="00531B95" w:rsidP="000E554D">
      <w:pPr>
        <w:widowControl/>
        <w:numPr>
          <w:ilvl w:val="0"/>
          <w:numId w:val="3"/>
        </w:numPr>
        <w:autoSpaceDE/>
        <w:autoSpaceDN/>
        <w:spacing w:line="276" w:lineRule="auto"/>
        <w:ind w:left="1530" w:right="360" w:hanging="720"/>
        <w:jc w:val="both"/>
        <w:rPr>
          <w:rFonts w:asciiTheme="minorHAnsi" w:eastAsia="Times New Roman" w:hAnsiTheme="minorHAnsi" w:cstheme="minorHAnsi"/>
          <w:snapToGrid w:val="0"/>
          <w:lang w:val="en-NZ"/>
        </w:rPr>
      </w:pPr>
      <w:r w:rsidRPr="008442EC">
        <w:rPr>
          <w:rFonts w:asciiTheme="minorHAnsi" w:eastAsia="Times New Roman" w:hAnsiTheme="minorHAnsi" w:cstheme="minorHAnsi"/>
          <w:snapToGrid w:val="0"/>
          <w:lang w:val="en-NZ"/>
        </w:rPr>
        <w:t>Leaving the scene of an accident without a valid reason prior to a test being conducted</w:t>
      </w:r>
    </w:p>
    <w:p w14:paraId="5287765B" w14:textId="77777777" w:rsidR="00531B95" w:rsidRPr="008442EC" w:rsidRDefault="00531B95" w:rsidP="000E554D">
      <w:pPr>
        <w:widowControl/>
        <w:numPr>
          <w:ilvl w:val="0"/>
          <w:numId w:val="3"/>
        </w:numPr>
        <w:autoSpaceDE/>
        <w:autoSpaceDN/>
        <w:spacing w:line="276" w:lineRule="auto"/>
        <w:ind w:left="1530" w:right="360" w:hanging="720"/>
        <w:jc w:val="both"/>
        <w:rPr>
          <w:rFonts w:asciiTheme="minorHAnsi" w:eastAsia="Times New Roman" w:hAnsiTheme="minorHAnsi" w:cstheme="minorHAnsi"/>
          <w:snapToGrid w:val="0"/>
          <w:lang w:val="en-NZ"/>
        </w:rPr>
      </w:pPr>
      <w:r w:rsidRPr="008442EC">
        <w:rPr>
          <w:rFonts w:asciiTheme="minorHAnsi" w:eastAsia="Times New Roman" w:hAnsiTheme="minorHAnsi" w:cstheme="minorHAnsi"/>
          <w:snapToGrid w:val="0"/>
          <w:lang w:val="en-NZ"/>
        </w:rPr>
        <w:t xml:space="preserve">Failing to provide the required specimen within the allotted time frame. without a valid medical reason.  3 hours maximum for providing urine, </w:t>
      </w:r>
      <w:r>
        <w:rPr>
          <w:rFonts w:asciiTheme="minorHAnsi" w:eastAsia="Times New Roman" w:hAnsiTheme="minorHAnsi" w:cstheme="minorHAnsi"/>
          <w:snapToGrid w:val="0"/>
          <w:lang w:val="en-NZ"/>
        </w:rPr>
        <w:t>3</w:t>
      </w:r>
      <w:r w:rsidRPr="008442EC">
        <w:rPr>
          <w:rFonts w:asciiTheme="minorHAnsi" w:eastAsia="Times New Roman" w:hAnsiTheme="minorHAnsi" w:cstheme="minorHAnsi"/>
          <w:snapToGrid w:val="0"/>
          <w:lang w:val="en-NZ"/>
        </w:rPr>
        <w:t>0 minutes for providing breath for alcohol testing or saliva for saliva drug testing</w:t>
      </w:r>
    </w:p>
    <w:p w14:paraId="31D460E5" w14:textId="77777777" w:rsidR="00531B95" w:rsidRPr="008442EC" w:rsidRDefault="00531B95" w:rsidP="000E554D">
      <w:pPr>
        <w:widowControl/>
        <w:numPr>
          <w:ilvl w:val="0"/>
          <w:numId w:val="3"/>
        </w:numPr>
        <w:autoSpaceDE/>
        <w:autoSpaceDN/>
        <w:spacing w:line="276" w:lineRule="auto"/>
        <w:ind w:left="1530" w:right="360" w:hanging="720"/>
        <w:jc w:val="both"/>
        <w:rPr>
          <w:rFonts w:asciiTheme="minorHAnsi" w:eastAsia="Times New Roman" w:hAnsiTheme="minorHAnsi" w:cstheme="minorHAnsi"/>
          <w:snapToGrid w:val="0"/>
          <w:lang w:val="en-NZ"/>
        </w:rPr>
      </w:pPr>
      <w:r w:rsidRPr="008442EC">
        <w:rPr>
          <w:rFonts w:asciiTheme="minorHAnsi" w:eastAsia="Times New Roman" w:hAnsiTheme="minorHAnsi" w:cstheme="minorHAnsi"/>
          <w:snapToGrid w:val="0"/>
          <w:lang w:val="en-NZ"/>
        </w:rPr>
        <w:t>T</w:t>
      </w:r>
      <w:r>
        <w:rPr>
          <w:rFonts w:asciiTheme="minorHAnsi" w:eastAsia="Times New Roman" w:hAnsiTheme="minorHAnsi" w:cstheme="minorHAnsi"/>
          <w:snapToGrid w:val="0"/>
          <w:lang w:val="en-NZ"/>
        </w:rPr>
        <w:t>amp</w:t>
      </w:r>
      <w:r w:rsidRPr="008442EC">
        <w:rPr>
          <w:rFonts w:asciiTheme="minorHAnsi" w:eastAsia="Times New Roman" w:hAnsiTheme="minorHAnsi" w:cstheme="minorHAnsi"/>
          <w:snapToGrid w:val="0"/>
          <w:lang w:val="en-NZ"/>
        </w:rPr>
        <w:t>ering with the specimen or collection process</w:t>
      </w:r>
    </w:p>
    <w:p w14:paraId="3B95F0E2" w14:textId="77777777" w:rsidR="00531B95" w:rsidRDefault="00531B95" w:rsidP="00531B95">
      <w:pPr>
        <w:widowControl/>
        <w:numPr>
          <w:ilvl w:val="0"/>
          <w:numId w:val="3"/>
        </w:numPr>
        <w:autoSpaceDE/>
        <w:autoSpaceDN/>
        <w:spacing w:line="276" w:lineRule="auto"/>
        <w:ind w:left="1260" w:right="360" w:hanging="720"/>
        <w:jc w:val="both"/>
        <w:rPr>
          <w:rFonts w:asciiTheme="minorHAnsi" w:eastAsia="Times New Roman" w:hAnsiTheme="minorHAnsi" w:cstheme="minorHAnsi"/>
          <w:i/>
          <w:iCs/>
          <w:snapToGrid w:val="0"/>
          <w:lang w:val="en-NZ"/>
        </w:rPr>
      </w:pPr>
      <w:r w:rsidRPr="008442EC">
        <w:rPr>
          <w:rFonts w:asciiTheme="minorHAnsi" w:eastAsia="Times New Roman" w:hAnsiTheme="minorHAnsi" w:cstheme="minorHAnsi"/>
          <w:i/>
          <w:iCs/>
          <w:snapToGrid w:val="0"/>
          <w:lang w:val="en-NZ"/>
        </w:rPr>
        <w:lastRenderedPageBreak/>
        <w:t>Non-attendance at rehabilitation as reasonably required by the company</w:t>
      </w:r>
    </w:p>
    <w:p w14:paraId="0246D0B8" w14:textId="77777777" w:rsidR="00531B95" w:rsidRPr="008442EC" w:rsidRDefault="00531B95" w:rsidP="00531B95">
      <w:pPr>
        <w:widowControl/>
        <w:numPr>
          <w:ilvl w:val="0"/>
          <w:numId w:val="3"/>
        </w:numPr>
        <w:autoSpaceDE/>
        <w:autoSpaceDN/>
        <w:spacing w:line="276" w:lineRule="auto"/>
        <w:ind w:left="1260" w:right="360" w:hanging="720"/>
        <w:jc w:val="both"/>
        <w:rPr>
          <w:rFonts w:asciiTheme="minorHAnsi" w:eastAsia="Times New Roman" w:hAnsiTheme="minorHAnsi" w:cstheme="minorHAnsi"/>
          <w:i/>
          <w:iCs/>
          <w:snapToGrid w:val="0"/>
          <w:lang w:val="en-NZ"/>
        </w:rPr>
      </w:pPr>
      <w:r>
        <w:rPr>
          <w:rFonts w:asciiTheme="minorHAnsi" w:eastAsia="Times New Roman" w:hAnsiTheme="minorHAnsi" w:cstheme="minorHAnsi"/>
          <w:i/>
          <w:iCs/>
          <w:snapToGrid w:val="0"/>
          <w:lang w:val="en-NZ"/>
        </w:rPr>
        <w:t>A drug detected during routine rehabilitation drug testing</w:t>
      </w:r>
    </w:p>
    <w:p w14:paraId="71C1C250" w14:textId="77777777" w:rsidR="00531B95" w:rsidRPr="008442EC" w:rsidRDefault="00531B95" w:rsidP="00531B95">
      <w:pPr>
        <w:widowControl/>
        <w:numPr>
          <w:ilvl w:val="0"/>
          <w:numId w:val="3"/>
        </w:numPr>
        <w:autoSpaceDE/>
        <w:autoSpaceDN/>
        <w:spacing w:line="276" w:lineRule="auto"/>
        <w:ind w:left="1260" w:right="360" w:hanging="720"/>
        <w:jc w:val="both"/>
        <w:rPr>
          <w:rFonts w:asciiTheme="minorHAnsi" w:eastAsia="Times New Roman" w:hAnsiTheme="minorHAnsi" w:cstheme="minorHAnsi"/>
          <w:snapToGrid w:val="0"/>
          <w:lang w:val="en-NZ"/>
        </w:rPr>
      </w:pPr>
      <w:r w:rsidRPr="008442EC">
        <w:rPr>
          <w:rFonts w:asciiTheme="minorHAnsi" w:eastAsia="Times New Roman" w:hAnsiTheme="minorHAnsi" w:cstheme="minorHAnsi"/>
          <w:snapToGrid w:val="0"/>
          <w:lang w:val="en-NZ"/>
        </w:rPr>
        <w:t xml:space="preserve">Failure to obtain from your doctor whether a medication may affect your safety at work or ability to pass a drug test and then report this to </w:t>
      </w:r>
      <w:r>
        <w:rPr>
          <w:rFonts w:asciiTheme="minorHAnsi" w:eastAsia="Times New Roman" w:hAnsiTheme="minorHAnsi" w:cstheme="minorHAnsi"/>
          <w:snapToGrid w:val="0"/>
          <w:lang w:val="en-NZ"/>
        </w:rPr>
        <w:t>“THE COMPANY”</w:t>
      </w:r>
      <w:r w:rsidRPr="008442EC">
        <w:rPr>
          <w:rFonts w:asciiTheme="minorHAnsi" w:eastAsia="Times New Roman" w:hAnsiTheme="minorHAnsi" w:cstheme="minorHAnsi"/>
          <w:snapToGrid w:val="0"/>
          <w:lang w:val="en-NZ"/>
        </w:rPr>
        <w:t xml:space="preserve"> or your direct employer prior to commencing work (see medications ref)</w:t>
      </w:r>
    </w:p>
    <w:p w14:paraId="31485BFF" w14:textId="77777777" w:rsidR="00531B95" w:rsidRDefault="00531B95" w:rsidP="00531B95">
      <w:pPr>
        <w:widowControl/>
        <w:numPr>
          <w:ilvl w:val="0"/>
          <w:numId w:val="3"/>
        </w:numPr>
        <w:autoSpaceDE/>
        <w:autoSpaceDN/>
        <w:spacing w:line="276" w:lineRule="auto"/>
        <w:ind w:left="1260" w:right="360" w:hanging="720"/>
        <w:jc w:val="both"/>
        <w:rPr>
          <w:rFonts w:asciiTheme="minorHAnsi" w:eastAsia="Times New Roman" w:hAnsiTheme="minorHAnsi" w:cstheme="minorHAnsi"/>
          <w:snapToGrid w:val="0"/>
          <w:lang w:val="en-NZ"/>
        </w:rPr>
      </w:pPr>
      <w:r w:rsidRPr="008442EC">
        <w:rPr>
          <w:rFonts w:asciiTheme="minorHAnsi" w:eastAsia="Times New Roman" w:hAnsiTheme="minorHAnsi" w:cstheme="minorHAnsi"/>
          <w:snapToGrid w:val="0"/>
          <w:lang w:val="en-NZ"/>
        </w:rPr>
        <w:t xml:space="preserve">The use, possession, sale or transfer of drugs or alcohol on </w:t>
      </w:r>
      <w:r>
        <w:rPr>
          <w:rFonts w:asciiTheme="minorHAnsi" w:eastAsia="Times New Roman" w:hAnsiTheme="minorHAnsi" w:cstheme="minorHAnsi"/>
          <w:snapToGrid w:val="0"/>
          <w:lang w:val="en-NZ"/>
        </w:rPr>
        <w:t>“THE COMPANY”</w:t>
      </w:r>
      <w:r w:rsidRPr="008442EC">
        <w:rPr>
          <w:rFonts w:asciiTheme="minorHAnsi" w:eastAsia="Times New Roman" w:hAnsiTheme="minorHAnsi" w:cstheme="minorHAnsi"/>
          <w:snapToGrid w:val="0"/>
          <w:lang w:val="en-NZ"/>
        </w:rPr>
        <w:t xml:space="preserve"> sites or premises</w:t>
      </w:r>
    </w:p>
    <w:p w14:paraId="3FFE0374" w14:textId="77777777" w:rsidR="00531B95" w:rsidRDefault="00531B95" w:rsidP="00531B95">
      <w:pPr>
        <w:widowControl/>
        <w:numPr>
          <w:ilvl w:val="0"/>
          <w:numId w:val="3"/>
        </w:numPr>
        <w:autoSpaceDE/>
        <w:autoSpaceDN/>
        <w:spacing w:line="276" w:lineRule="auto"/>
        <w:ind w:left="1260" w:right="360" w:hanging="720"/>
        <w:jc w:val="both"/>
        <w:rPr>
          <w:rFonts w:asciiTheme="minorHAnsi" w:eastAsia="Times New Roman" w:hAnsiTheme="minorHAnsi" w:cstheme="minorHAnsi"/>
          <w:snapToGrid w:val="0"/>
          <w:lang w:val="en-NZ"/>
        </w:rPr>
      </w:pPr>
      <w:r>
        <w:rPr>
          <w:rFonts w:asciiTheme="minorHAnsi" w:eastAsia="Times New Roman" w:hAnsiTheme="minorHAnsi" w:cstheme="minorHAnsi"/>
          <w:snapToGrid w:val="0"/>
          <w:lang w:val="en-NZ"/>
        </w:rPr>
        <w:t>A non-negative/positive drug test &amp;/or a positive alcohol test result.</w:t>
      </w:r>
    </w:p>
    <w:p w14:paraId="0ED74D5D" w14:textId="77777777" w:rsidR="00531B95" w:rsidRPr="008442EC" w:rsidRDefault="00531B95" w:rsidP="00531B95">
      <w:pPr>
        <w:widowControl/>
        <w:autoSpaceDE/>
        <w:autoSpaceDN/>
        <w:spacing w:line="276" w:lineRule="auto"/>
        <w:ind w:left="885" w:right="360"/>
        <w:rPr>
          <w:rFonts w:asciiTheme="minorHAnsi" w:eastAsia="Times New Roman" w:hAnsiTheme="minorHAnsi" w:cstheme="minorHAnsi"/>
          <w:snapToGrid w:val="0"/>
          <w:lang w:val="en-NZ"/>
        </w:rPr>
      </w:pPr>
    </w:p>
    <w:p w14:paraId="74BFA28D" w14:textId="77777777" w:rsidR="00531B95" w:rsidRPr="008442EC" w:rsidRDefault="00531B95" w:rsidP="00531B95">
      <w:pPr>
        <w:ind w:right="360"/>
        <w:rPr>
          <w:rFonts w:asciiTheme="minorHAnsi" w:eastAsia="Times New Roman" w:hAnsiTheme="minorHAnsi" w:cstheme="minorHAnsi"/>
          <w:snapToGrid w:val="0"/>
        </w:rPr>
      </w:pPr>
    </w:p>
    <w:p w14:paraId="76CBFD25" w14:textId="77777777" w:rsidR="00531B95" w:rsidRDefault="00531B95" w:rsidP="00531B95">
      <w:pPr>
        <w:pStyle w:val="Blockquote"/>
        <w:spacing w:before="0" w:after="0" w:line="276" w:lineRule="auto"/>
        <w:ind w:left="630"/>
        <w:jc w:val="both"/>
        <w:rPr>
          <w:rFonts w:asciiTheme="minorHAnsi" w:hAnsiTheme="minorHAnsi" w:cstheme="minorBidi"/>
          <w:sz w:val="22"/>
          <w:szCs w:val="22"/>
        </w:rPr>
      </w:pPr>
      <w:r w:rsidRPr="6EA73717">
        <w:rPr>
          <w:rFonts w:asciiTheme="minorHAnsi" w:hAnsiTheme="minorHAnsi" w:cstheme="minorBidi"/>
          <w:sz w:val="22"/>
          <w:szCs w:val="22"/>
        </w:rPr>
        <w:t xml:space="preserve">Any breach of this Policy may result in disciplinary action being taken, up to and including dismissal. The action will depend on the nature and circumstances of the breach and will be at Alliance Group’s sole discretion.  Where there is a breach or suspected breach of this policy, the employee should take advice and is encouraged to bring a support person/representative to any meetings held in relation to it. Alliance Group will endeavour to provide all relevant information to the employee in a timely manner, and prior to any response or feedback being sought from the employee. </w:t>
      </w:r>
    </w:p>
    <w:p w14:paraId="0ABB7373" w14:textId="77777777" w:rsidR="00531B95" w:rsidRPr="00C91842" w:rsidRDefault="00531B95" w:rsidP="00531B95">
      <w:pPr>
        <w:pStyle w:val="Blockquote"/>
        <w:spacing w:before="0" w:after="0" w:line="276" w:lineRule="auto"/>
        <w:ind w:left="630"/>
        <w:jc w:val="both"/>
        <w:rPr>
          <w:rFonts w:asciiTheme="minorHAnsi" w:hAnsiTheme="minorHAnsi" w:cstheme="minorHAnsi"/>
          <w:sz w:val="22"/>
          <w:szCs w:val="22"/>
        </w:rPr>
      </w:pPr>
    </w:p>
    <w:p w14:paraId="5448B1C2" w14:textId="77777777" w:rsidR="00531B95" w:rsidRDefault="00531B95" w:rsidP="00531B95">
      <w:pPr>
        <w:pStyle w:val="Blockquote"/>
        <w:spacing w:before="0" w:after="0" w:line="276" w:lineRule="auto"/>
        <w:ind w:left="630"/>
        <w:jc w:val="both"/>
        <w:rPr>
          <w:rFonts w:asciiTheme="minorHAnsi" w:hAnsiTheme="minorHAnsi" w:cstheme="minorBidi"/>
          <w:sz w:val="22"/>
          <w:szCs w:val="22"/>
        </w:rPr>
      </w:pPr>
      <w:r w:rsidRPr="6EA73717">
        <w:rPr>
          <w:rFonts w:asciiTheme="minorHAnsi" w:hAnsiTheme="minorHAnsi" w:cstheme="minorBidi"/>
          <w:sz w:val="22"/>
          <w:szCs w:val="22"/>
        </w:rPr>
        <w:t xml:space="preserve">Where a breach of these rules occurs, Alliance Group may at its sole discretion propose a referral to an appropriate rehabilitation service for treatment, any offer of rehabilitation will be offered only once.  If an employee is referred to a rehabilitative facility/programme, Alliance Group may, at its sole discretion, decide to suspend any disciplinary action pending the outcome of treatment.    </w:t>
      </w:r>
    </w:p>
    <w:p w14:paraId="03D8350C" w14:textId="77777777" w:rsidR="00531B95" w:rsidRDefault="00531B95" w:rsidP="00531B95">
      <w:pPr>
        <w:pStyle w:val="Blockquote"/>
        <w:spacing w:before="0" w:after="0" w:line="276" w:lineRule="auto"/>
        <w:ind w:left="0"/>
        <w:jc w:val="both"/>
        <w:rPr>
          <w:rFonts w:asciiTheme="minorHAnsi" w:hAnsiTheme="minorHAnsi" w:cstheme="minorHAnsi"/>
          <w:sz w:val="22"/>
          <w:szCs w:val="22"/>
        </w:rPr>
      </w:pPr>
    </w:p>
    <w:p w14:paraId="1877D179" w14:textId="77777777" w:rsidR="00531B95" w:rsidRDefault="00531B95" w:rsidP="00531B95">
      <w:pPr>
        <w:pStyle w:val="Blockquote"/>
        <w:spacing w:before="0" w:after="0" w:line="276" w:lineRule="auto"/>
        <w:ind w:left="0"/>
        <w:jc w:val="both"/>
        <w:rPr>
          <w:rFonts w:asciiTheme="minorHAnsi" w:hAnsiTheme="minorHAnsi" w:cstheme="minorHAnsi"/>
          <w:sz w:val="22"/>
          <w:szCs w:val="22"/>
        </w:rPr>
      </w:pPr>
    </w:p>
    <w:p w14:paraId="47ABC6B4" w14:textId="67165B7F" w:rsidR="00531B95" w:rsidRPr="00506F44" w:rsidRDefault="00531B95" w:rsidP="000E554D">
      <w:pPr>
        <w:pStyle w:val="Heading2"/>
        <w:ind w:left="630" w:right="360" w:hanging="630"/>
        <w:rPr>
          <w:b/>
          <w:bCs/>
        </w:rPr>
      </w:pPr>
      <w:r>
        <w:rPr>
          <w:b/>
          <w:bCs/>
        </w:rPr>
        <w:t>17</w:t>
      </w:r>
      <w:r>
        <w:rPr>
          <w:b/>
          <w:bCs/>
        </w:rPr>
        <w:tab/>
      </w:r>
      <w:r w:rsidRPr="00506F44">
        <w:rPr>
          <w:b/>
          <w:bCs/>
        </w:rPr>
        <w:t xml:space="preserve">DISCIPLINARY ACTION </w:t>
      </w:r>
    </w:p>
    <w:p w14:paraId="23F2C6A0" w14:textId="18875F90" w:rsidR="00531B95" w:rsidRPr="00C91842" w:rsidRDefault="00531B95" w:rsidP="000E554D">
      <w:pPr>
        <w:ind w:left="630" w:right="360"/>
        <w:rPr>
          <w:rFonts w:asciiTheme="minorHAnsi" w:hAnsiTheme="minorHAnsi" w:cstheme="minorBidi"/>
        </w:rPr>
      </w:pPr>
      <w:r w:rsidRPr="6EA73717">
        <w:rPr>
          <w:rFonts w:asciiTheme="minorHAnsi" w:hAnsiTheme="minorHAnsi" w:cstheme="minorBidi"/>
        </w:rPr>
        <w:t>Disciplinary procedures for dealing with misconduct or serious misconduct will be followed, at Alliance Group’s sole discretion.</w:t>
      </w:r>
      <w:r>
        <w:rPr>
          <w:rFonts w:asciiTheme="minorHAnsi" w:hAnsiTheme="minorHAnsi" w:cstheme="minorBidi"/>
        </w:rPr>
        <w:t xml:space="preserve">  Outlined in the company employee handbook</w:t>
      </w:r>
      <w:del w:id="121" w:author="Gavin Schiller" w:date="2025-09-30T16:50:00Z" w16du:dateUtc="2025-09-30T03:50:00Z">
        <w:r w:rsidDel="0009184E">
          <w:rPr>
            <w:rFonts w:asciiTheme="minorHAnsi" w:hAnsiTheme="minorHAnsi" w:cstheme="minorBidi"/>
          </w:rPr>
          <w:delText xml:space="preserve"> </w:delText>
        </w:r>
      </w:del>
      <w:r>
        <w:rPr>
          <w:rFonts w:asciiTheme="minorHAnsi" w:hAnsiTheme="minorHAnsi" w:cstheme="minorBidi"/>
        </w:rPr>
        <w:t>.</w:t>
      </w:r>
    </w:p>
    <w:p w14:paraId="33BABCCC" w14:textId="77777777" w:rsidR="00531B95" w:rsidRDefault="00531B95" w:rsidP="00531B95">
      <w:pPr>
        <w:pStyle w:val="Blockquote"/>
        <w:spacing w:before="0" w:after="0" w:line="276" w:lineRule="auto"/>
        <w:ind w:left="0"/>
        <w:jc w:val="both"/>
        <w:rPr>
          <w:rFonts w:asciiTheme="minorHAnsi" w:hAnsiTheme="minorHAnsi" w:cstheme="minorHAnsi"/>
          <w:sz w:val="22"/>
          <w:szCs w:val="22"/>
        </w:rPr>
      </w:pPr>
    </w:p>
    <w:p w14:paraId="1DE99B54" w14:textId="77777777" w:rsidR="00531B95" w:rsidRPr="00C91842" w:rsidRDefault="00531B95" w:rsidP="00531B95">
      <w:pPr>
        <w:pStyle w:val="Blockquote"/>
        <w:spacing w:before="0" w:after="0" w:line="276" w:lineRule="auto"/>
        <w:ind w:left="0"/>
        <w:jc w:val="both"/>
        <w:rPr>
          <w:rFonts w:asciiTheme="minorHAnsi" w:hAnsiTheme="minorHAnsi" w:cstheme="minorHAnsi"/>
          <w:sz w:val="22"/>
          <w:szCs w:val="22"/>
        </w:rPr>
      </w:pPr>
    </w:p>
    <w:p w14:paraId="25F8A85B" w14:textId="5FC10B46" w:rsidR="00531B95" w:rsidRPr="006B438D" w:rsidRDefault="00531B95" w:rsidP="00531B95">
      <w:pPr>
        <w:pStyle w:val="Heading1"/>
        <w:ind w:right="360" w:hanging="597"/>
      </w:pPr>
      <w:bookmarkStart w:id="122" w:name="_Toc209690130"/>
      <w:bookmarkStart w:id="123" w:name="_Toc210056099"/>
      <w:r>
        <w:t>18</w:t>
      </w:r>
      <w:r>
        <w:tab/>
        <w:t>REHABILITATION</w:t>
      </w:r>
      <w:bookmarkEnd w:id="122"/>
      <w:bookmarkEnd w:id="123"/>
    </w:p>
    <w:p w14:paraId="4F5F5F6F" w14:textId="77777777" w:rsidR="00531B95" w:rsidRDefault="00531B95" w:rsidP="00531B95">
      <w:pPr>
        <w:ind w:left="630" w:right="360"/>
        <w:jc w:val="both"/>
        <w:rPr>
          <w:rFonts w:asciiTheme="minorHAnsi" w:hAnsiTheme="minorHAnsi" w:cstheme="minorHAnsi"/>
          <w:lang w:val="en-NZ"/>
        </w:rPr>
      </w:pPr>
      <w:r w:rsidRPr="00C91842">
        <w:rPr>
          <w:rFonts w:asciiTheme="minorHAnsi" w:hAnsiTheme="minorHAnsi" w:cstheme="minorHAnsi"/>
          <w:lang w:val="en-NZ"/>
        </w:rPr>
        <w:t xml:space="preserve">At its sole discretion and depending on the circumstances of the </w:t>
      </w:r>
      <w:r>
        <w:rPr>
          <w:rFonts w:asciiTheme="minorHAnsi" w:hAnsiTheme="minorHAnsi" w:cstheme="minorHAnsi"/>
          <w:lang w:val="en-NZ"/>
        </w:rPr>
        <w:t>employee</w:t>
      </w:r>
      <w:r w:rsidRPr="00C91842">
        <w:rPr>
          <w:rFonts w:asciiTheme="minorHAnsi" w:hAnsiTheme="minorHAnsi" w:cstheme="minorHAnsi"/>
          <w:lang w:val="en-NZ"/>
        </w:rPr>
        <w:t xml:space="preserve"> concerned, </w:t>
      </w:r>
      <w:r>
        <w:rPr>
          <w:rFonts w:asciiTheme="minorHAnsi" w:hAnsiTheme="minorHAnsi" w:cstheme="minorHAnsi"/>
          <w:lang w:val="en-NZ"/>
        </w:rPr>
        <w:t>Alliance</w:t>
      </w:r>
      <w:r w:rsidRPr="00C91842">
        <w:rPr>
          <w:rFonts w:asciiTheme="minorHAnsi" w:hAnsiTheme="minorHAnsi" w:cstheme="minorHAnsi"/>
          <w:lang w:val="en-NZ"/>
        </w:rPr>
        <w:t xml:space="preserve"> may choose to offer the opportunity to join an approved Drug and Alcohol Rehabilitation programme. </w:t>
      </w:r>
    </w:p>
    <w:p w14:paraId="18DCFDE4" w14:textId="77777777" w:rsidR="00531B95" w:rsidRPr="00C91842" w:rsidRDefault="00531B95" w:rsidP="00531B95">
      <w:pPr>
        <w:ind w:right="360"/>
        <w:jc w:val="both"/>
        <w:rPr>
          <w:rFonts w:asciiTheme="minorHAnsi" w:hAnsiTheme="minorHAnsi" w:cstheme="minorHAnsi"/>
          <w:lang w:val="en-NZ"/>
        </w:rPr>
      </w:pPr>
    </w:p>
    <w:p w14:paraId="7104E220" w14:textId="77777777" w:rsidR="00531B95" w:rsidRPr="00C91842" w:rsidRDefault="00531B95" w:rsidP="00531B95">
      <w:pPr>
        <w:ind w:left="426" w:right="360" w:firstLine="204"/>
        <w:jc w:val="both"/>
        <w:rPr>
          <w:rFonts w:asciiTheme="minorHAnsi" w:hAnsiTheme="minorHAnsi" w:cstheme="minorBidi"/>
          <w:lang w:val="en-NZ"/>
        </w:rPr>
      </w:pPr>
      <w:r w:rsidRPr="6EA73717">
        <w:rPr>
          <w:rFonts w:asciiTheme="minorHAnsi" w:hAnsiTheme="minorHAnsi" w:cstheme="minorBidi"/>
          <w:lang w:val="en-NZ"/>
        </w:rPr>
        <w:t xml:space="preserve">There are two sets of circumstances where Alliance </w:t>
      </w:r>
      <w:r w:rsidRPr="6EA73717">
        <w:rPr>
          <w:rFonts w:asciiTheme="minorHAnsi" w:hAnsiTheme="minorHAnsi" w:cstheme="minorBidi"/>
          <w:b/>
          <w:bCs/>
          <w:lang w:val="en-NZ"/>
        </w:rPr>
        <w:t>may consider</w:t>
      </w:r>
      <w:r w:rsidRPr="6EA73717">
        <w:rPr>
          <w:rFonts w:asciiTheme="minorHAnsi" w:hAnsiTheme="minorHAnsi" w:cstheme="minorBidi"/>
          <w:lang w:val="en-NZ"/>
        </w:rPr>
        <w:t xml:space="preserve"> providing such assistance:</w:t>
      </w:r>
    </w:p>
    <w:p w14:paraId="6363DEB5" w14:textId="77777777" w:rsidR="00531B95" w:rsidRDefault="00531B95" w:rsidP="00531B95">
      <w:pPr>
        <w:ind w:left="426" w:right="360" w:hanging="426"/>
        <w:jc w:val="both"/>
        <w:rPr>
          <w:rFonts w:asciiTheme="minorHAnsi" w:hAnsiTheme="minorHAnsi" w:cstheme="minorBidi"/>
          <w:lang w:val="en-NZ"/>
        </w:rPr>
      </w:pPr>
    </w:p>
    <w:p w14:paraId="0963B3FA" w14:textId="77777777" w:rsidR="00531B95" w:rsidRPr="00C91842" w:rsidRDefault="00531B95" w:rsidP="00531B95">
      <w:pPr>
        <w:pStyle w:val="ListParagraph"/>
        <w:widowControl/>
        <w:numPr>
          <w:ilvl w:val="0"/>
          <w:numId w:val="12"/>
        </w:numPr>
        <w:autoSpaceDE/>
        <w:autoSpaceDN/>
        <w:spacing w:line="276" w:lineRule="auto"/>
        <w:ind w:left="1350" w:right="360" w:hanging="720"/>
        <w:jc w:val="both"/>
        <w:rPr>
          <w:rFonts w:asciiTheme="minorHAnsi" w:hAnsiTheme="minorHAnsi" w:cstheme="minorHAnsi"/>
          <w:lang w:val="en-NZ"/>
        </w:rPr>
      </w:pPr>
      <w:r w:rsidRPr="00C91842">
        <w:rPr>
          <w:rFonts w:asciiTheme="minorHAnsi" w:hAnsiTheme="minorHAnsi" w:cstheme="minorHAnsi"/>
          <w:lang w:val="en-NZ"/>
        </w:rPr>
        <w:t xml:space="preserve">Where </w:t>
      </w:r>
      <w:r>
        <w:rPr>
          <w:rFonts w:asciiTheme="minorHAnsi" w:hAnsiTheme="minorHAnsi" w:cstheme="minorHAnsi"/>
          <w:lang w:val="en-NZ"/>
        </w:rPr>
        <w:t>an employee</w:t>
      </w:r>
      <w:r w:rsidRPr="00C91842">
        <w:rPr>
          <w:rFonts w:asciiTheme="minorHAnsi" w:hAnsiTheme="minorHAnsi" w:cstheme="minorHAnsi"/>
          <w:lang w:val="en-NZ"/>
        </w:rPr>
        <w:t xml:space="preserve"> approaches their direct line manager, HR, or another </w:t>
      </w:r>
      <w:r>
        <w:rPr>
          <w:rFonts w:asciiTheme="minorHAnsi" w:hAnsiTheme="minorHAnsi" w:cstheme="minorHAnsi"/>
          <w:lang w:val="en-NZ"/>
        </w:rPr>
        <w:t>Alliance</w:t>
      </w:r>
      <w:r w:rsidRPr="00C91842">
        <w:rPr>
          <w:rFonts w:asciiTheme="minorHAnsi" w:hAnsiTheme="minorHAnsi" w:cstheme="minorHAnsi"/>
          <w:lang w:val="en-NZ"/>
        </w:rPr>
        <w:t xml:space="preserve"> manager, on a voluntary basis, seeking assistance; or</w:t>
      </w:r>
    </w:p>
    <w:p w14:paraId="50FC38B7" w14:textId="384C01DF" w:rsidR="00531B95" w:rsidRPr="00C91842" w:rsidRDefault="00531B95" w:rsidP="00531B95">
      <w:pPr>
        <w:pStyle w:val="ListParagraph"/>
        <w:widowControl/>
        <w:numPr>
          <w:ilvl w:val="0"/>
          <w:numId w:val="12"/>
        </w:numPr>
        <w:autoSpaceDE/>
        <w:autoSpaceDN/>
        <w:spacing w:line="276" w:lineRule="auto"/>
        <w:ind w:left="1350" w:right="360" w:hanging="720"/>
        <w:jc w:val="both"/>
        <w:rPr>
          <w:rFonts w:asciiTheme="minorHAnsi" w:hAnsiTheme="minorHAnsi" w:cstheme="minorHAnsi"/>
          <w:lang w:val="en-NZ"/>
        </w:rPr>
      </w:pPr>
      <w:r w:rsidRPr="00C91842">
        <w:rPr>
          <w:rFonts w:asciiTheme="minorHAnsi" w:hAnsiTheme="minorHAnsi" w:cstheme="minorHAnsi"/>
          <w:lang w:val="en-NZ"/>
        </w:rPr>
        <w:t>Where a</w:t>
      </w:r>
      <w:r>
        <w:rPr>
          <w:rFonts w:asciiTheme="minorHAnsi" w:hAnsiTheme="minorHAnsi" w:cstheme="minorHAnsi"/>
          <w:lang w:val="en-NZ"/>
        </w:rPr>
        <w:t>n employee</w:t>
      </w:r>
      <w:r w:rsidRPr="00C91842">
        <w:rPr>
          <w:rFonts w:asciiTheme="minorHAnsi" w:hAnsiTheme="minorHAnsi" w:cstheme="minorHAnsi"/>
          <w:lang w:val="en-NZ"/>
        </w:rPr>
        <w:t xml:space="preserve"> returns a </w:t>
      </w:r>
      <w:ins w:id="124" w:author="Gavin Schiller" w:date="2025-09-30T16:51:00Z" w16du:dateUtc="2025-09-30T03:51:00Z">
        <w:r w:rsidR="005144B7">
          <w:rPr>
            <w:rFonts w:asciiTheme="minorHAnsi" w:hAnsiTheme="minorHAnsi" w:cstheme="minorHAnsi"/>
            <w:lang w:val="en-NZ"/>
          </w:rPr>
          <w:t xml:space="preserve">first </w:t>
        </w:r>
      </w:ins>
      <w:r w:rsidRPr="00C91842">
        <w:rPr>
          <w:rFonts w:asciiTheme="minorHAnsi" w:hAnsiTheme="minorHAnsi" w:cstheme="minorHAnsi"/>
          <w:lang w:val="en-NZ"/>
        </w:rPr>
        <w:t>non-negative</w:t>
      </w:r>
      <w:r>
        <w:rPr>
          <w:rFonts w:asciiTheme="minorHAnsi" w:hAnsiTheme="minorHAnsi" w:cstheme="minorHAnsi"/>
          <w:lang w:val="en-NZ"/>
        </w:rPr>
        <w:t>/positive</w:t>
      </w:r>
      <w:r w:rsidRPr="00C91842">
        <w:rPr>
          <w:rFonts w:asciiTheme="minorHAnsi" w:hAnsiTheme="minorHAnsi" w:cstheme="minorHAnsi"/>
          <w:lang w:val="en-NZ"/>
        </w:rPr>
        <w:t xml:space="preserve"> test result, complies with all directions of </w:t>
      </w:r>
      <w:r>
        <w:rPr>
          <w:rFonts w:asciiTheme="minorHAnsi" w:hAnsiTheme="minorHAnsi" w:cstheme="minorHAnsi"/>
          <w:lang w:val="en-NZ"/>
        </w:rPr>
        <w:t xml:space="preserve"> Alliance</w:t>
      </w:r>
      <w:r w:rsidRPr="00C91842">
        <w:rPr>
          <w:rFonts w:asciiTheme="minorHAnsi" w:hAnsiTheme="minorHAnsi" w:cstheme="minorHAnsi"/>
          <w:lang w:val="en-NZ"/>
        </w:rPr>
        <w:t xml:space="preserve"> in respect of the testing, requests assistance, and satisfies </w:t>
      </w:r>
      <w:r>
        <w:rPr>
          <w:rFonts w:asciiTheme="minorHAnsi" w:hAnsiTheme="minorHAnsi" w:cstheme="minorHAnsi"/>
          <w:lang w:val="en-NZ"/>
        </w:rPr>
        <w:t>Alliance</w:t>
      </w:r>
      <w:r w:rsidRPr="00C91842">
        <w:rPr>
          <w:rFonts w:asciiTheme="minorHAnsi" w:hAnsiTheme="minorHAnsi" w:cstheme="minorHAnsi"/>
          <w:lang w:val="en-NZ"/>
        </w:rPr>
        <w:t xml:space="preserve"> that they genuinely want to rehabilitate themselves.</w:t>
      </w:r>
      <w:r>
        <w:rPr>
          <w:rFonts w:asciiTheme="minorHAnsi" w:hAnsiTheme="minorHAnsi" w:cstheme="minorHAnsi"/>
          <w:lang w:val="en-NZ"/>
        </w:rPr>
        <w:t xml:space="preserve"> Other factors considered in determining if rehabilitation or return to work may be offered are the Drug class detected and employment history</w:t>
      </w:r>
    </w:p>
    <w:p w14:paraId="7718957A" w14:textId="77777777" w:rsidR="00531B95" w:rsidRDefault="00531B95" w:rsidP="00531B95">
      <w:pPr>
        <w:rPr>
          <w:rStyle w:val="markedcontent"/>
          <w:rFonts w:asciiTheme="minorHAnsi" w:hAnsiTheme="minorHAnsi" w:cstheme="minorHAnsi"/>
        </w:rPr>
      </w:pPr>
      <w:r>
        <w:rPr>
          <w:rStyle w:val="markedcontent"/>
          <w:rFonts w:asciiTheme="minorHAnsi" w:hAnsiTheme="minorHAnsi" w:cstheme="minorHAnsi"/>
        </w:rPr>
        <w:br w:type="page"/>
      </w:r>
    </w:p>
    <w:p w14:paraId="052B50BA" w14:textId="77777777" w:rsidR="00531B95" w:rsidRDefault="00531B95" w:rsidP="00531B95">
      <w:pPr>
        <w:ind w:right="360"/>
        <w:rPr>
          <w:rStyle w:val="markedcontent"/>
          <w:rFonts w:asciiTheme="minorHAnsi" w:hAnsiTheme="minorHAnsi" w:cstheme="minorHAnsi"/>
        </w:rPr>
      </w:pPr>
    </w:p>
    <w:p w14:paraId="69C49628" w14:textId="77777777" w:rsidR="00531B95" w:rsidRPr="00C91842" w:rsidRDefault="00531B95" w:rsidP="00531B95">
      <w:pPr>
        <w:ind w:left="630" w:right="360"/>
        <w:rPr>
          <w:rStyle w:val="markedcontent"/>
          <w:rFonts w:asciiTheme="minorHAnsi" w:hAnsiTheme="minorHAnsi" w:cstheme="minorBidi"/>
        </w:rPr>
      </w:pPr>
      <w:r w:rsidRPr="6EA73717">
        <w:rPr>
          <w:rStyle w:val="markedcontent"/>
          <w:rFonts w:asciiTheme="minorHAnsi" w:hAnsiTheme="minorHAnsi" w:cstheme="minorBidi"/>
        </w:rPr>
        <w:t xml:space="preserve">Where the employee agrees to undertake such a programme the parties will agree upon a plan setting out: </w:t>
      </w:r>
    </w:p>
    <w:p w14:paraId="35C16B47" w14:textId="77777777" w:rsidR="00531B95" w:rsidRDefault="00531B95" w:rsidP="00531B95">
      <w:pPr>
        <w:ind w:right="360"/>
        <w:rPr>
          <w:rStyle w:val="markedcontent"/>
          <w:rFonts w:asciiTheme="minorHAnsi" w:hAnsiTheme="minorHAnsi" w:cstheme="minorBidi"/>
        </w:rPr>
      </w:pPr>
    </w:p>
    <w:p w14:paraId="583D481A" w14:textId="77777777" w:rsidR="00531B95" w:rsidRDefault="00531B95" w:rsidP="00531B95">
      <w:pPr>
        <w:pStyle w:val="ListParagraph"/>
        <w:widowControl/>
        <w:numPr>
          <w:ilvl w:val="0"/>
          <w:numId w:val="13"/>
        </w:numPr>
        <w:autoSpaceDE/>
        <w:autoSpaceDN/>
        <w:spacing w:line="276" w:lineRule="auto"/>
        <w:ind w:left="1350" w:right="360" w:hanging="720"/>
        <w:rPr>
          <w:rStyle w:val="markedcontent"/>
          <w:rFonts w:asciiTheme="minorHAnsi" w:hAnsiTheme="minorHAnsi" w:cstheme="minorHAnsi"/>
        </w:rPr>
      </w:pPr>
      <w:r w:rsidRPr="00C91842">
        <w:rPr>
          <w:rStyle w:val="markedcontent"/>
          <w:rFonts w:asciiTheme="minorHAnsi" w:hAnsiTheme="minorHAnsi" w:cstheme="minorHAnsi"/>
        </w:rPr>
        <w:t>The length of the rehabilitation programme</w:t>
      </w:r>
    </w:p>
    <w:p w14:paraId="4203E7F5" w14:textId="77777777" w:rsidR="00531B95" w:rsidRPr="00C91842" w:rsidRDefault="00531B95" w:rsidP="00531B95">
      <w:pPr>
        <w:pStyle w:val="ListParagraph"/>
        <w:widowControl/>
        <w:numPr>
          <w:ilvl w:val="0"/>
          <w:numId w:val="13"/>
        </w:numPr>
        <w:autoSpaceDE/>
        <w:autoSpaceDN/>
        <w:spacing w:line="276" w:lineRule="auto"/>
        <w:ind w:left="1350" w:right="360" w:hanging="720"/>
        <w:jc w:val="both"/>
        <w:rPr>
          <w:rStyle w:val="markedcontent"/>
          <w:rFonts w:asciiTheme="minorHAnsi" w:hAnsiTheme="minorHAnsi" w:cstheme="minorHAnsi"/>
        </w:rPr>
      </w:pPr>
      <w:r w:rsidRPr="00C91842">
        <w:rPr>
          <w:rStyle w:val="markedcontent"/>
          <w:rFonts w:asciiTheme="minorHAnsi" w:hAnsiTheme="minorHAnsi" w:cstheme="minorHAnsi"/>
        </w:rPr>
        <w:t>Who will pay the costs</w:t>
      </w:r>
      <w:r>
        <w:rPr>
          <w:rStyle w:val="markedcontent"/>
          <w:rFonts w:asciiTheme="minorHAnsi" w:hAnsiTheme="minorHAnsi" w:cstheme="minorHAnsi"/>
        </w:rPr>
        <w:t xml:space="preserve"> or a cost share</w:t>
      </w:r>
      <w:r w:rsidRPr="00C91842">
        <w:rPr>
          <w:rStyle w:val="markedcontent"/>
          <w:rFonts w:asciiTheme="minorHAnsi" w:hAnsiTheme="minorHAnsi" w:cstheme="minorHAnsi"/>
        </w:rPr>
        <w:t xml:space="preserve"> associated with the programme</w:t>
      </w:r>
    </w:p>
    <w:p w14:paraId="2AE68C07" w14:textId="77777777" w:rsidR="00531B95" w:rsidRPr="00C91842" w:rsidRDefault="00531B95" w:rsidP="00531B95">
      <w:pPr>
        <w:pStyle w:val="ListParagraph"/>
        <w:widowControl/>
        <w:numPr>
          <w:ilvl w:val="0"/>
          <w:numId w:val="13"/>
        </w:numPr>
        <w:autoSpaceDE/>
        <w:autoSpaceDN/>
        <w:spacing w:line="276" w:lineRule="auto"/>
        <w:ind w:left="1350" w:right="360" w:hanging="720"/>
        <w:jc w:val="both"/>
        <w:rPr>
          <w:rStyle w:val="markedcontent"/>
          <w:rFonts w:asciiTheme="minorHAnsi" w:hAnsiTheme="minorHAnsi" w:cstheme="minorHAnsi"/>
        </w:rPr>
      </w:pPr>
      <w:r w:rsidRPr="00C91842">
        <w:rPr>
          <w:rStyle w:val="markedcontent"/>
          <w:rFonts w:asciiTheme="minorHAnsi" w:hAnsiTheme="minorHAnsi" w:cstheme="minorHAnsi"/>
        </w:rPr>
        <w:t xml:space="preserve">A formal commitment from the employee to undertake and successfully complete the agreed programme. </w:t>
      </w:r>
    </w:p>
    <w:p w14:paraId="6996C334" w14:textId="77777777" w:rsidR="00531B95" w:rsidRPr="00C91842" w:rsidRDefault="00531B95" w:rsidP="00531B95">
      <w:pPr>
        <w:pStyle w:val="ListParagraph"/>
        <w:widowControl/>
        <w:numPr>
          <w:ilvl w:val="0"/>
          <w:numId w:val="13"/>
        </w:numPr>
        <w:autoSpaceDE/>
        <w:autoSpaceDN/>
        <w:spacing w:line="276" w:lineRule="auto"/>
        <w:ind w:left="1350" w:right="360" w:hanging="720"/>
        <w:jc w:val="both"/>
        <w:rPr>
          <w:rStyle w:val="markedcontent"/>
          <w:rFonts w:asciiTheme="minorHAnsi" w:hAnsiTheme="minorHAnsi" w:cstheme="minorHAnsi"/>
          <w:lang w:val="en-NZ" w:eastAsia="en-NZ"/>
        </w:rPr>
      </w:pPr>
      <w:r w:rsidRPr="00C91842">
        <w:rPr>
          <w:rStyle w:val="markedcontent"/>
          <w:rFonts w:asciiTheme="minorHAnsi" w:hAnsiTheme="minorHAnsi" w:cstheme="minorHAnsi"/>
        </w:rPr>
        <w:t xml:space="preserve">Where an employee is offered and accepts a rehabilitation programme, the employee will be required to utilise any existing leave entitlement or leave without pay until they have returned a negative drug and/or alcohol test and are fit to </w:t>
      </w:r>
      <w:r>
        <w:rPr>
          <w:rStyle w:val="markedcontent"/>
          <w:rFonts w:asciiTheme="minorHAnsi" w:hAnsiTheme="minorHAnsi" w:cstheme="minorHAnsi"/>
        </w:rPr>
        <w:t xml:space="preserve">and offered </w:t>
      </w:r>
      <w:r w:rsidRPr="00C91842">
        <w:rPr>
          <w:rStyle w:val="markedcontent"/>
          <w:rFonts w:asciiTheme="minorHAnsi" w:hAnsiTheme="minorHAnsi" w:cstheme="minorHAnsi"/>
        </w:rPr>
        <w:t>return to work.</w:t>
      </w:r>
    </w:p>
    <w:p w14:paraId="57CB99DA" w14:textId="77777777" w:rsidR="00531B95" w:rsidRPr="006B438D" w:rsidRDefault="00531B95" w:rsidP="00531B95">
      <w:pPr>
        <w:pStyle w:val="ListParagraph"/>
        <w:widowControl/>
        <w:numPr>
          <w:ilvl w:val="0"/>
          <w:numId w:val="13"/>
        </w:numPr>
        <w:autoSpaceDE/>
        <w:autoSpaceDN/>
        <w:spacing w:line="276" w:lineRule="auto"/>
        <w:ind w:left="1350" w:right="360" w:hanging="720"/>
        <w:jc w:val="both"/>
        <w:rPr>
          <w:rFonts w:asciiTheme="minorHAnsi" w:hAnsiTheme="minorHAnsi" w:cstheme="minorBidi"/>
        </w:rPr>
      </w:pPr>
      <w:r w:rsidRPr="6EA73717">
        <w:rPr>
          <w:rStyle w:val="markedcontent"/>
          <w:rFonts w:asciiTheme="minorHAnsi" w:hAnsiTheme="minorHAnsi" w:cstheme="minorBidi"/>
          <w:lang w:val="en-NZ" w:eastAsia="en-NZ"/>
        </w:rPr>
        <w:t xml:space="preserve">The employee may be </w:t>
      </w:r>
      <w:r w:rsidRPr="6EA73717">
        <w:rPr>
          <w:rFonts w:asciiTheme="minorHAnsi" w:hAnsiTheme="minorHAnsi" w:cstheme="minorBidi"/>
          <w:lang w:val="en-NZ"/>
        </w:rPr>
        <w:t>required to provide their consent to a series of follow-up tests over an agreed period of time as part of their rehabilitation programme. The frequency of testing and period over which this will occur will be at Alliances discretion and may include an agreed number of unannounced random and scheduled testing.</w:t>
      </w:r>
    </w:p>
    <w:p w14:paraId="38DA129E" w14:textId="77777777" w:rsidR="00531B95" w:rsidRPr="006B438D" w:rsidRDefault="00531B95" w:rsidP="00531B95">
      <w:pPr>
        <w:pStyle w:val="ListParagraph"/>
        <w:ind w:left="567" w:right="360"/>
        <w:jc w:val="both"/>
        <w:rPr>
          <w:rStyle w:val="markedcontent"/>
          <w:rFonts w:asciiTheme="minorHAnsi" w:hAnsiTheme="minorHAnsi" w:cstheme="minorHAnsi"/>
        </w:rPr>
      </w:pPr>
      <w:r w:rsidRPr="006B438D">
        <w:rPr>
          <w:rFonts w:asciiTheme="minorHAnsi" w:hAnsiTheme="minorHAnsi" w:cstheme="minorHAnsi"/>
          <w:lang w:val="en-NZ"/>
        </w:rPr>
        <w:t xml:space="preserve"> </w:t>
      </w:r>
    </w:p>
    <w:p w14:paraId="210909BF" w14:textId="0BDA6B1A" w:rsidR="00531B95" w:rsidRPr="006B438D" w:rsidRDefault="00531B95" w:rsidP="00531B95">
      <w:pPr>
        <w:pStyle w:val="Heading1"/>
        <w:ind w:left="0" w:right="360" w:firstLine="0"/>
        <w:jc w:val="both"/>
      </w:pPr>
      <w:bookmarkStart w:id="125" w:name="_Toc209690131"/>
      <w:bookmarkStart w:id="126" w:name="_Toc210056100"/>
      <w:r>
        <w:t>19</w:t>
      </w:r>
      <w:r>
        <w:tab/>
        <w:t>CONFIDENTIALITY AND PRIVACY</w:t>
      </w:r>
      <w:bookmarkEnd w:id="125"/>
      <w:bookmarkEnd w:id="126"/>
    </w:p>
    <w:p w14:paraId="72C7AFC3" w14:textId="77777777" w:rsidR="00531B95" w:rsidRPr="003B5D50" w:rsidRDefault="00531B95" w:rsidP="00531B95">
      <w:pPr>
        <w:ind w:left="720" w:right="360"/>
        <w:jc w:val="both"/>
        <w:rPr>
          <w:rFonts w:asciiTheme="minorHAnsi" w:hAnsiTheme="minorHAnsi" w:cstheme="minorBidi"/>
        </w:rPr>
      </w:pPr>
      <w:r w:rsidRPr="6EA73717">
        <w:rPr>
          <w:rFonts w:asciiTheme="minorHAnsi" w:hAnsiTheme="minorHAnsi" w:cstheme="minorBidi"/>
          <w:lang w:val="en-NZ"/>
        </w:rPr>
        <w:t>In all situations where individuals are subject to testing, appropriate confidentiality and privacy protocols will be followed in accordance with governing regulations, legislation and testing standards.  All drug and alcohol testing procedures will be conducted by an NZQA qualified collector/tester and will comply with the relevant Australian and New Zealand Standards</w:t>
      </w:r>
    </w:p>
    <w:p w14:paraId="71AEC1B3" w14:textId="77777777" w:rsidR="00531B95" w:rsidRDefault="00531B95" w:rsidP="00531B95">
      <w:pPr>
        <w:ind w:right="360"/>
        <w:jc w:val="both"/>
      </w:pPr>
    </w:p>
    <w:p w14:paraId="5849E597" w14:textId="77777777" w:rsidR="00531B95" w:rsidRDefault="00531B95" w:rsidP="00531B95">
      <w:pPr>
        <w:ind w:right="360"/>
        <w:jc w:val="both"/>
        <w:rPr>
          <w:rFonts w:asciiTheme="minorHAnsi" w:hAnsiTheme="minorHAnsi" w:cstheme="minorHAnsi"/>
          <w:lang w:val="en-NZ"/>
        </w:rPr>
      </w:pPr>
    </w:p>
    <w:p w14:paraId="25F9AB8C" w14:textId="3C14609C" w:rsidR="00531B95" w:rsidRPr="00366672" w:rsidRDefault="00531B95" w:rsidP="00531B95">
      <w:pPr>
        <w:pStyle w:val="Heading1"/>
        <w:ind w:left="0" w:right="360" w:firstLine="0"/>
        <w:jc w:val="both"/>
      </w:pPr>
      <w:bookmarkStart w:id="127" w:name="_Toc209690132"/>
      <w:bookmarkStart w:id="128" w:name="_Toc210056101"/>
      <w:r>
        <w:t>20</w:t>
      </w:r>
      <w:r>
        <w:tab/>
        <w:t>HOST RESPONSIBILITY RULES</w:t>
      </w:r>
      <w:bookmarkEnd w:id="127"/>
      <w:bookmarkEnd w:id="128"/>
    </w:p>
    <w:p w14:paraId="7636DD97" w14:textId="77777777" w:rsidR="00531B95" w:rsidRPr="000B5E63" w:rsidRDefault="00531B95" w:rsidP="00531B95">
      <w:pPr>
        <w:ind w:left="720" w:right="360"/>
        <w:jc w:val="both"/>
        <w:rPr>
          <w:rFonts w:asciiTheme="minorHAnsi" w:hAnsiTheme="minorHAnsi" w:cstheme="minorBidi"/>
          <w:lang w:val="en-NZ"/>
        </w:rPr>
      </w:pPr>
      <w:r w:rsidRPr="6EA73717">
        <w:rPr>
          <w:rFonts w:asciiTheme="minorHAnsi" w:hAnsiTheme="minorHAnsi" w:cstheme="minorBidi"/>
          <w:lang w:val="en-NZ"/>
        </w:rPr>
        <w:t>From time to time, and at their sole discretion, Alliance Group may authorise functions where alcohol is served.  Food and non-alcoholic drinks will be available, and a responsible person appointed to be responsible during the event</w:t>
      </w:r>
    </w:p>
    <w:p w14:paraId="31DFF1DA" w14:textId="77777777" w:rsidR="00531B95" w:rsidRDefault="00531B95" w:rsidP="00531B95">
      <w:pPr>
        <w:ind w:left="720" w:right="360"/>
        <w:jc w:val="both"/>
        <w:rPr>
          <w:rFonts w:asciiTheme="minorHAnsi" w:hAnsiTheme="minorHAnsi" w:cstheme="minorBidi"/>
          <w:lang w:val="en-NZ"/>
        </w:rPr>
      </w:pPr>
    </w:p>
    <w:p w14:paraId="774E05BE" w14:textId="77777777" w:rsidR="00531B95" w:rsidRPr="00366672" w:rsidRDefault="00531B95" w:rsidP="00531B95">
      <w:pPr>
        <w:ind w:left="720" w:right="360"/>
        <w:jc w:val="both"/>
        <w:rPr>
          <w:rFonts w:asciiTheme="minorHAnsi" w:hAnsiTheme="minorHAnsi" w:cstheme="minorHAnsi"/>
          <w:lang w:val="en-NZ"/>
        </w:rPr>
      </w:pPr>
      <w:r w:rsidRPr="6EA73717">
        <w:rPr>
          <w:rFonts w:asciiTheme="minorHAnsi" w:hAnsiTheme="minorHAnsi" w:cstheme="minorBidi"/>
          <w:lang w:val="en-NZ"/>
        </w:rPr>
        <w:t>The following are expectations of employees before, during and after company functions:</w:t>
      </w:r>
    </w:p>
    <w:p w14:paraId="073F4A28" w14:textId="77777777" w:rsidR="00531B95" w:rsidRDefault="00531B95" w:rsidP="00531B95">
      <w:pPr>
        <w:ind w:right="360"/>
        <w:jc w:val="both"/>
        <w:rPr>
          <w:rFonts w:asciiTheme="minorHAnsi" w:hAnsiTheme="minorHAnsi" w:cstheme="minorBidi"/>
          <w:lang w:val="en-NZ"/>
        </w:rPr>
      </w:pPr>
    </w:p>
    <w:p w14:paraId="220C8506" w14:textId="77777777" w:rsidR="00531B95" w:rsidRPr="00366672" w:rsidRDefault="00531B95" w:rsidP="00531B95">
      <w:pPr>
        <w:pStyle w:val="ListParagraph"/>
        <w:widowControl/>
        <w:numPr>
          <w:ilvl w:val="0"/>
          <w:numId w:val="14"/>
        </w:numPr>
        <w:autoSpaceDE/>
        <w:autoSpaceDN/>
        <w:spacing w:line="276" w:lineRule="auto"/>
        <w:ind w:left="1440" w:right="360" w:hanging="720"/>
        <w:jc w:val="both"/>
        <w:rPr>
          <w:rFonts w:asciiTheme="minorHAnsi" w:hAnsiTheme="minorHAnsi" w:cstheme="minorHAnsi"/>
          <w:lang w:val="en-NZ"/>
        </w:rPr>
      </w:pPr>
      <w:r w:rsidRPr="00366672">
        <w:rPr>
          <w:rFonts w:asciiTheme="minorHAnsi" w:hAnsiTheme="minorHAnsi" w:cstheme="minorHAnsi"/>
          <w:lang w:val="en-NZ"/>
        </w:rPr>
        <w:t xml:space="preserve">Whilst attending such functions, whether on-site or off-site, employees are reminded that they remain subject to all </w:t>
      </w:r>
      <w:r>
        <w:rPr>
          <w:rFonts w:asciiTheme="minorHAnsi" w:hAnsiTheme="minorHAnsi" w:cstheme="minorHAnsi"/>
          <w:lang w:val="en-NZ"/>
        </w:rPr>
        <w:t>Alliance</w:t>
      </w:r>
      <w:r w:rsidRPr="00366672">
        <w:rPr>
          <w:rFonts w:asciiTheme="minorHAnsi" w:hAnsiTheme="minorHAnsi" w:cstheme="minorHAnsi"/>
          <w:lang w:val="en-NZ"/>
        </w:rPr>
        <w:t xml:space="preserve"> policies, including this policy.  </w:t>
      </w:r>
    </w:p>
    <w:p w14:paraId="5557FC43" w14:textId="77777777" w:rsidR="00531B95" w:rsidRPr="00366672" w:rsidRDefault="00531B95" w:rsidP="00531B95">
      <w:pPr>
        <w:pStyle w:val="ListParagraph"/>
        <w:widowControl/>
        <w:numPr>
          <w:ilvl w:val="0"/>
          <w:numId w:val="14"/>
        </w:numPr>
        <w:autoSpaceDE/>
        <w:autoSpaceDN/>
        <w:spacing w:line="276" w:lineRule="auto"/>
        <w:ind w:left="1440" w:right="360" w:hanging="720"/>
        <w:jc w:val="both"/>
        <w:rPr>
          <w:rFonts w:asciiTheme="minorHAnsi" w:hAnsiTheme="minorHAnsi" w:cstheme="minorHAnsi"/>
          <w:lang w:val="en-NZ"/>
        </w:rPr>
      </w:pPr>
      <w:r w:rsidRPr="00366672">
        <w:rPr>
          <w:rFonts w:asciiTheme="minorHAnsi" w:hAnsiTheme="minorHAnsi" w:cstheme="minorHAnsi"/>
          <w:lang w:val="en-NZ"/>
        </w:rPr>
        <w:t xml:space="preserve">Employees who consume alcohol at an </w:t>
      </w:r>
      <w:r>
        <w:rPr>
          <w:rFonts w:asciiTheme="minorHAnsi" w:hAnsiTheme="minorHAnsi" w:cstheme="minorHAnsi"/>
          <w:lang w:val="en-NZ"/>
        </w:rPr>
        <w:t>Alliance authorised</w:t>
      </w:r>
      <w:r w:rsidRPr="00366672">
        <w:rPr>
          <w:rFonts w:asciiTheme="minorHAnsi" w:hAnsiTheme="minorHAnsi" w:cstheme="minorHAnsi"/>
          <w:lang w:val="en-NZ"/>
        </w:rPr>
        <w:t xml:space="preserve"> function that is being held at </w:t>
      </w:r>
      <w:r>
        <w:rPr>
          <w:rFonts w:asciiTheme="minorHAnsi" w:hAnsiTheme="minorHAnsi" w:cstheme="minorHAnsi"/>
          <w:lang w:val="en-NZ"/>
        </w:rPr>
        <w:t>an Alliance</w:t>
      </w:r>
      <w:r w:rsidRPr="00366672">
        <w:rPr>
          <w:rFonts w:asciiTheme="minorHAnsi" w:hAnsiTheme="minorHAnsi" w:cstheme="minorHAnsi"/>
          <w:lang w:val="en-NZ"/>
        </w:rPr>
        <w:t xml:space="preserve"> site are not permitted to re</w:t>
      </w:r>
      <w:r>
        <w:rPr>
          <w:rFonts w:asciiTheme="minorHAnsi" w:hAnsiTheme="minorHAnsi" w:cstheme="minorHAnsi"/>
          <w:lang w:val="en-NZ"/>
        </w:rPr>
        <w:t>-</w:t>
      </w:r>
      <w:r w:rsidRPr="00366672">
        <w:rPr>
          <w:rFonts w:asciiTheme="minorHAnsi" w:hAnsiTheme="minorHAnsi" w:cstheme="minorHAnsi"/>
          <w:lang w:val="en-NZ"/>
        </w:rPr>
        <w:t xml:space="preserve">enter any </w:t>
      </w:r>
      <w:r>
        <w:rPr>
          <w:rFonts w:asciiTheme="minorHAnsi" w:hAnsiTheme="minorHAnsi" w:cstheme="minorHAnsi"/>
          <w:lang w:val="en-NZ"/>
        </w:rPr>
        <w:t xml:space="preserve">other </w:t>
      </w:r>
      <w:r w:rsidRPr="00366672">
        <w:rPr>
          <w:rFonts w:asciiTheme="minorHAnsi" w:hAnsiTheme="minorHAnsi" w:cstheme="minorHAnsi"/>
          <w:lang w:val="en-NZ"/>
        </w:rPr>
        <w:t>company work area</w:t>
      </w:r>
      <w:r>
        <w:rPr>
          <w:rFonts w:asciiTheme="minorHAnsi" w:hAnsiTheme="minorHAnsi" w:cstheme="minorHAnsi"/>
          <w:lang w:val="en-NZ"/>
        </w:rPr>
        <w:t xml:space="preserve"> during</w:t>
      </w:r>
      <w:r w:rsidRPr="00366672">
        <w:rPr>
          <w:rFonts w:asciiTheme="minorHAnsi" w:hAnsiTheme="minorHAnsi" w:cstheme="minorHAnsi"/>
          <w:lang w:val="en-NZ"/>
        </w:rPr>
        <w:t xml:space="preserve"> the function.  Once a</w:t>
      </w:r>
      <w:r>
        <w:rPr>
          <w:rFonts w:asciiTheme="minorHAnsi" w:hAnsiTheme="minorHAnsi" w:cstheme="minorHAnsi"/>
          <w:lang w:val="en-NZ"/>
        </w:rPr>
        <w:t>n</w:t>
      </w:r>
      <w:r w:rsidRPr="00366672">
        <w:rPr>
          <w:rFonts w:asciiTheme="minorHAnsi" w:hAnsiTheme="minorHAnsi" w:cstheme="minorHAnsi"/>
          <w:lang w:val="en-NZ"/>
        </w:rPr>
        <w:t xml:space="preserve"> employee leaves an </w:t>
      </w:r>
      <w:r>
        <w:rPr>
          <w:rFonts w:asciiTheme="minorHAnsi" w:hAnsiTheme="minorHAnsi" w:cstheme="minorHAnsi"/>
          <w:lang w:val="en-NZ"/>
        </w:rPr>
        <w:t>Alliance authorised</w:t>
      </w:r>
      <w:r w:rsidRPr="00366672">
        <w:rPr>
          <w:rFonts w:asciiTheme="minorHAnsi" w:hAnsiTheme="minorHAnsi" w:cstheme="minorHAnsi"/>
          <w:lang w:val="en-NZ"/>
        </w:rPr>
        <w:t xml:space="preserve"> function that is being held on an </w:t>
      </w:r>
      <w:r>
        <w:rPr>
          <w:rFonts w:asciiTheme="minorHAnsi" w:hAnsiTheme="minorHAnsi" w:cstheme="minorHAnsi"/>
          <w:lang w:val="en-NZ"/>
        </w:rPr>
        <w:t>Alliance</w:t>
      </w:r>
      <w:r w:rsidRPr="00366672">
        <w:rPr>
          <w:rFonts w:asciiTheme="minorHAnsi" w:hAnsiTheme="minorHAnsi" w:cstheme="minorHAnsi"/>
          <w:lang w:val="en-NZ"/>
        </w:rPr>
        <w:t xml:space="preserve"> site, they must make their way directly off the premises.</w:t>
      </w:r>
    </w:p>
    <w:p w14:paraId="2B758250" w14:textId="77777777" w:rsidR="00531B95" w:rsidRDefault="00531B95" w:rsidP="00531B95">
      <w:pPr>
        <w:pStyle w:val="ListParagraph"/>
        <w:widowControl/>
        <w:numPr>
          <w:ilvl w:val="0"/>
          <w:numId w:val="14"/>
        </w:numPr>
        <w:autoSpaceDE/>
        <w:autoSpaceDN/>
        <w:spacing w:line="276" w:lineRule="auto"/>
        <w:ind w:left="1440" w:right="360" w:hanging="720"/>
        <w:jc w:val="both"/>
        <w:rPr>
          <w:rFonts w:asciiTheme="minorHAnsi" w:hAnsiTheme="minorHAnsi" w:cstheme="minorHAnsi"/>
          <w:lang w:val="en-NZ"/>
        </w:rPr>
      </w:pPr>
      <w:r w:rsidRPr="00366672">
        <w:rPr>
          <w:rFonts w:asciiTheme="minorHAnsi" w:hAnsiTheme="minorHAnsi" w:cstheme="minorHAnsi"/>
          <w:lang w:val="en-NZ"/>
        </w:rPr>
        <w:t xml:space="preserve">Employees who intend to drive are required to leave the function in a legal condition to do so or are responsible to arrange </w:t>
      </w:r>
      <w:r>
        <w:rPr>
          <w:rFonts w:asciiTheme="minorHAnsi" w:hAnsiTheme="minorHAnsi" w:cstheme="minorHAnsi"/>
          <w:lang w:val="en-NZ"/>
        </w:rPr>
        <w:t xml:space="preserve">their own </w:t>
      </w:r>
      <w:r w:rsidRPr="00366672">
        <w:rPr>
          <w:rFonts w:asciiTheme="minorHAnsi" w:hAnsiTheme="minorHAnsi" w:cstheme="minorHAnsi"/>
          <w:lang w:val="en-NZ"/>
        </w:rPr>
        <w:t>safe alternative transport home</w:t>
      </w:r>
    </w:p>
    <w:p w14:paraId="732CB46D" w14:textId="1C7A427D" w:rsidR="000E554D" w:rsidRDefault="000E554D">
      <w:pPr>
        <w:rPr>
          <w:lang w:val="en-NZ"/>
        </w:rPr>
      </w:pPr>
      <w:r>
        <w:rPr>
          <w:lang w:val="en-NZ"/>
        </w:rPr>
        <w:br w:type="page"/>
      </w:r>
    </w:p>
    <w:p w14:paraId="128C089F" w14:textId="6906A97C" w:rsidR="006F51D4" w:rsidRDefault="009A6C72" w:rsidP="00531B95">
      <w:pPr>
        <w:pStyle w:val="Heading1"/>
        <w:numPr>
          <w:ilvl w:val="0"/>
          <w:numId w:val="47"/>
        </w:numPr>
        <w:spacing w:before="120"/>
        <w:ind w:hanging="630"/>
      </w:pPr>
      <w:bookmarkStart w:id="129" w:name="_bookmark10"/>
      <w:bookmarkStart w:id="130" w:name="_Toc210056102"/>
      <w:bookmarkEnd w:id="129"/>
      <w:r>
        <w:lastRenderedPageBreak/>
        <w:t>C</w:t>
      </w:r>
      <w:r w:rsidR="00857579">
        <w:t>ONSEQUENCES OF A BREACH OF THIS POLICY</w:t>
      </w:r>
      <w:bookmarkEnd w:id="130"/>
    </w:p>
    <w:p w14:paraId="128C08A0" w14:textId="00BC7B0A" w:rsidR="006F51D4" w:rsidRDefault="006777C8" w:rsidP="00C777EC">
      <w:pPr>
        <w:pStyle w:val="ListParagraph"/>
        <w:numPr>
          <w:ilvl w:val="1"/>
          <w:numId w:val="4"/>
        </w:numPr>
        <w:spacing w:before="240"/>
        <w:ind w:left="1260" w:right="592" w:hanging="540"/>
        <w:jc w:val="both"/>
      </w:pPr>
      <w:r>
        <w:t>Any breach of this policy</w:t>
      </w:r>
      <w:r w:rsidR="65BC943B">
        <w:t xml:space="preserve"> </w:t>
      </w:r>
      <w:r w:rsidR="354296A9">
        <w:t>(See 5)</w:t>
      </w:r>
      <w:r>
        <w:t xml:space="preserve"> may be treated as serious misconduct.</w:t>
      </w:r>
      <w:r>
        <w:rPr>
          <w:spacing w:val="40"/>
        </w:rPr>
        <w:t xml:space="preserve"> </w:t>
      </w:r>
      <w:r>
        <w:t>For example, if a test result is</w:t>
      </w:r>
      <w:r>
        <w:rPr>
          <w:spacing w:val="-1"/>
        </w:rPr>
        <w:t xml:space="preserve"> </w:t>
      </w:r>
      <w:r>
        <w:t>non-negative</w:t>
      </w:r>
      <w:r w:rsidR="7D79B4A6">
        <w:t>/positive</w:t>
      </w:r>
      <w:r>
        <w:t>,</w:t>
      </w:r>
      <w:r>
        <w:rPr>
          <w:spacing w:val="-1"/>
        </w:rPr>
        <w:t xml:space="preserve"> </w:t>
      </w:r>
      <w:r>
        <w:t>if</w:t>
      </w:r>
      <w:r>
        <w:rPr>
          <w:spacing w:val="-4"/>
        </w:rPr>
        <w:t xml:space="preserve"> </w:t>
      </w:r>
      <w:r>
        <w:t>there</w:t>
      </w:r>
      <w:r>
        <w:rPr>
          <w:spacing w:val="-1"/>
        </w:rPr>
        <w:t xml:space="preserve"> </w:t>
      </w:r>
      <w:r>
        <w:t>is</w:t>
      </w:r>
      <w:r>
        <w:rPr>
          <w:spacing w:val="-4"/>
        </w:rPr>
        <w:t xml:space="preserve"> </w:t>
      </w:r>
      <w:r>
        <w:t>a</w:t>
      </w:r>
      <w:r>
        <w:rPr>
          <w:spacing w:val="-1"/>
        </w:rPr>
        <w:t xml:space="preserve"> </w:t>
      </w:r>
      <w:r>
        <w:t>refusal</w:t>
      </w:r>
      <w:r>
        <w:rPr>
          <w:spacing w:val="-2"/>
        </w:rPr>
        <w:t xml:space="preserve"> </w:t>
      </w:r>
      <w:r>
        <w:t>to</w:t>
      </w:r>
      <w:r>
        <w:rPr>
          <w:spacing w:val="-2"/>
        </w:rPr>
        <w:t xml:space="preserve"> </w:t>
      </w:r>
      <w:r>
        <w:t>comply,</w:t>
      </w:r>
      <w:r>
        <w:rPr>
          <w:spacing w:val="-3"/>
        </w:rPr>
        <w:t xml:space="preserve"> </w:t>
      </w:r>
      <w:r>
        <w:t>or</w:t>
      </w:r>
      <w:r>
        <w:rPr>
          <w:spacing w:val="-4"/>
        </w:rPr>
        <w:t xml:space="preserve"> </w:t>
      </w:r>
      <w:r>
        <w:t>if</w:t>
      </w:r>
      <w:r>
        <w:rPr>
          <w:spacing w:val="-1"/>
        </w:rPr>
        <w:t xml:space="preserve"> </w:t>
      </w:r>
      <w:r>
        <w:t>the</w:t>
      </w:r>
      <w:r>
        <w:rPr>
          <w:spacing w:val="-1"/>
        </w:rPr>
        <w:t xml:space="preserve"> </w:t>
      </w:r>
      <w:r>
        <w:t>testing</w:t>
      </w:r>
      <w:r>
        <w:rPr>
          <w:spacing w:val="-2"/>
        </w:rPr>
        <w:t xml:space="preserve"> </w:t>
      </w:r>
      <w:r>
        <w:t>process has</w:t>
      </w:r>
      <w:r>
        <w:rPr>
          <w:spacing w:val="-4"/>
        </w:rPr>
        <w:t xml:space="preserve"> </w:t>
      </w:r>
      <w:r>
        <w:t>been</w:t>
      </w:r>
      <w:r>
        <w:rPr>
          <w:spacing w:val="-4"/>
        </w:rPr>
        <w:t xml:space="preserve"> </w:t>
      </w:r>
      <w:r>
        <w:t>purposefully compromised, serious misconduct procedures will be applied to employees.</w:t>
      </w:r>
      <w:r w:rsidR="239CAB6A">
        <w:t xml:space="preserve"> </w:t>
      </w:r>
      <w:r w:rsidR="4110F3E3">
        <w:t>(refer to disciplinary process guidelines)</w:t>
      </w:r>
    </w:p>
    <w:p w14:paraId="66310557" w14:textId="1CACF442" w:rsidR="008B2D52" w:rsidRDefault="24C7A2C1" w:rsidP="00C777EC">
      <w:pPr>
        <w:pStyle w:val="ListParagraph"/>
        <w:numPr>
          <w:ilvl w:val="1"/>
          <w:numId w:val="4"/>
        </w:numPr>
        <w:spacing w:before="240"/>
        <w:ind w:left="1260" w:right="592" w:hanging="540"/>
        <w:jc w:val="both"/>
      </w:pPr>
      <w:r>
        <w:t xml:space="preserve">In the event that </w:t>
      </w:r>
      <w:r w:rsidR="2B8A7EEB">
        <w:t>rehabilitation is offered</w:t>
      </w:r>
      <w:r>
        <w:t>,</w:t>
      </w:r>
      <w:r w:rsidR="7760463B">
        <w:t xml:space="preserve"> </w:t>
      </w:r>
      <w:r w:rsidR="1DD077BD">
        <w:t>t</w:t>
      </w:r>
      <w:r w:rsidR="28C3FF5F">
        <w:t>his will require a</w:t>
      </w:r>
      <w:r w:rsidR="1DD077BD">
        <w:t xml:space="preserve"> signed</w:t>
      </w:r>
      <w:r w:rsidR="28C3FF5F">
        <w:t xml:space="preserve"> agreement with conditions </w:t>
      </w:r>
      <w:r w:rsidR="3528D4D6">
        <w:t>for compliance within that agreement</w:t>
      </w:r>
      <w:r w:rsidR="2BBA2018">
        <w:t xml:space="preserve">. </w:t>
      </w:r>
      <w:r w:rsidR="64FCCE50">
        <w:t>Any o</w:t>
      </w:r>
      <w:r w:rsidR="2BBA2018">
        <w:t>ffers of return to work or Re</w:t>
      </w:r>
      <w:r w:rsidR="64FCCE50">
        <w:t>ha</w:t>
      </w:r>
      <w:r w:rsidR="2BBA2018">
        <w:t>bilitation are at the sole discretion of Alliance Group and will be made on the basis of facts</w:t>
      </w:r>
      <w:r w:rsidR="6037B38A">
        <w:t xml:space="preserve"> and</w:t>
      </w:r>
      <w:r w:rsidR="53CF8550">
        <w:t xml:space="preserve"> risk</w:t>
      </w:r>
      <w:r w:rsidR="6037B38A">
        <w:t xml:space="preserve"> </w:t>
      </w:r>
      <w:r w:rsidR="2BBA2018">
        <w:t xml:space="preserve">factors </w:t>
      </w:r>
      <w:r w:rsidR="6037B38A">
        <w:t>i</w:t>
      </w:r>
      <w:r w:rsidR="00C358BA">
        <w:t>.</w:t>
      </w:r>
      <w:r w:rsidR="6037B38A">
        <w:t>e</w:t>
      </w:r>
      <w:r w:rsidR="00C358BA">
        <w:t>.</w:t>
      </w:r>
      <w:r w:rsidR="6037B38A">
        <w:t xml:space="preserve"> </w:t>
      </w:r>
      <w:r w:rsidR="3618E3C6">
        <w:t>d</w:t>
      </w:r>
      <w:r w:rsidR="2FCFE57B">
        <w:t xml:space="preserve">rug </w:t>
      </w:r>
      <w:r w:rsidR="0E4A6FAE">
        <w:t>c</w:t>
      </w:r>
      <w:r w:rsidR="2FCFE57B">
        <w:t xml:space="preserve">lass, </w:t>
      </w:r>
      <w:r w:rsidR="01ECCFD3">
        <w:t>rehab services available</w:t>
      </w:r>
      <w:r w:rsidR="64FCCE50">
        <w:t>,</w:t>
      </w:r>
      <w:r w:rsidR="01ECCFD3">
        <w:t xml:space="preserve"> employment history</w:t>
      </w:r>
      <w:r w:rsidR="2C912AD0">
        <w:t xml:space="preserve"> or </w:t>
      </w:r>
      <w:r w:rsidR="53CF8550">
        <w:t>i</w:t>
      </w:r>
      <w:r w:rsidR="2C912AD0">
        <w:t xml:space="preserve">f </w:t>
      </w:r>
      <w:r>
        <w:t>self-referred</w:t>
      </w:r>
    </w:p>
    <w:p w14:paraId="128C08A1" w14:textId="77777777" w:rsidR="006F51D4" w:rsidRDefault="006F51D4" w:rsidP="00C777EC">
      <w:pPr>
        <w:pStyle w:val="BodyText"/>
        <w:spacing w:before="1"/>
        <w:ind w:left="1260" w:hanging="540"/>
        <w:jc w:val="both"/>
      </w:pPr>
    </w:p>
    <w:p w14:paraId="128C08A2" w14:textId="666CC094" w:rsidR="006F51D4" w:rsidRDefault="006777C8" w:rsidP="00C777EC">
      <w:pPr>
        <w:pStyle w:val="ListParagraph"/>
        <w:numPr>
          <w:ilvl w:val="1"/>
          <w:numId w:val="4"/>
        </w:numPr>
        <w:ind w:left="1260" w:right="880" w:hanging="540"/>
        <w:jc w:val="both"/>
      </w:pPr>
      <w:r>
        <w:t xml:space="preserve">If </w:t>
      </w:r>
      <w:r w:rsidR="156B36E9">
        <w:t xml:space="preserve">following a disciplinary investigation resulting from a breach of this policy, </w:t>
      </w:r>
      <w:r>
        <w:t xml:space="preserve">an employee </w:t>
      </w:r>
      <w:r w:rsidR="78E20A45">
        <w:t xml:space="preserve">is offered </w:t>
      </w:r>
      <w:r w:rsidR="156B36E9">
        <w:t xml:space="preserve">a </w:t>
      </w:r>
      <w:r>
        <w:t xml:space="preserve">return to </w:t>
      </w:r>
      <w:r w:rsidR="29A14305">
        <w:t>work, a</w:t>
      </w:r>
      <w:r w:rsidR="4333C7AF">
        <w:t xml:space="preserve"> written warning</w:t>
      </w:r>
      <w:r w:rsidR="0879BCFD">
        <w:t xml:space="preserve"> </w:t>
      </w:r>
      <w:r w:rsidR="4333C7AF">
        <w:t>(Final) may be issued</w:t>
      </w:r>
      <w:r>
        <w:t>.</w:t>
      </w:r>
      <w:r>
        <w:rPr>
          <w:spacing w:val="40"/>
        </w:rPr>
        <w:t xml:space="preserve"> </w:t>
      </w:r>
      <w:r>
        <w:t>Any</w:t>
      </w:r>
      <w:r>
        <w:rPr>
          <w:spacing w:val="-2"/>
        </w:rPr>
        <w:t xml:space="preserve"> </w:t>
      </w:r>
      <w:r>
        <w:t>further</w:t>
      </w:r>
      <w:r>
        <w:rPr>
          <w:spacing w:val="-4"/>
        </w:rPr>
        <w:t xml:space="preserve"> </w:t>
      </w:r>
      <w:r w:rsidR="3869C51C">
        <w:rPr>
          <w:spacing w:val="-4"/>
        </w:rPr>
        <w:t>drug and alcohol policy breaches</w:t>
      </w:r>
      <w:r>
        <w:rPr>
          <w:spacing w:val="-2"/>
        </w:rPr>
        <w:t xml:space="preserve"> </w:t>
      </w:r>
      <w:r w:rsidR="156B36E9">
        <w:t>during the period of these</w:t>
      </w:r>
      <w:r>
        <w:t xml:space="preserve"> warnings </w:t>
      </w:r>
      <w:r w:rsidR="1B11F7C9">
        <w:t>may</w:t>
      </w:r>
      <w:r>
        <w:t xml:space="preserve"> lead to dismissal.</w:t>
      </w:r>
    </w:p>
    <w:p w14:paraId="4F93E5DA" w14:textId="0B6DA1CA" w:rsidR="00027751" w:rsidRPr="00D76011" w:rsidRDefault="006777C8" w:rsidP="00C777EC">
      <w:pPr>
        <w:pStyle w:val="ListParagraph"/>
        <w:numPr>
          <w:ilvl w:val="1"/>
          <w:numId w:val="4"/>
        </w:numPr>
        <w:spacing w:before="267"/>
        <w:ind w:left="1260" w:right="646" w:hanging="540"/>
        <w:jc w:val="both"/>
      </w:pPr>
      <w:r>
        <w:t>Any</w:t>
      </w:r>
      <w:r>
        <w:rPr>
          <w:spacing w:val="-2"/>
        </w:rPr>
        <w:t xml:space="preserve"> </w:t>
      </w:r>
      <w:r>
        <w:t>contractor</w:t>
      </w:r>
      <w:r>
        <w:rPr>
          <w:spacing w:val="-4"/>
        </w:rPr>
        <w:t xml:space="preserve"> </w:t>
      </w:r>
      <w:r w:rsidR="00432439">
        <w:rPr>
          <w:spacing w:val="-4"/>
        </w:rPr>
        <w:t xml:space="preserve">or visitor </w:t>
      </w:r>
      <w:r>
        <w:t>who</w:t>
      </w:r>
      <w:r>
        <w:rPr>
          <w:spacing w:val="-2"/>
        </w:rPr>
        <w:t xml:space="preserve"> </w:t>
      </w:r>
      <w:r>
        <w:t>breaches</w:t>
      </w:r>
      <w:r>
        <w:rPr>
          <w:spacing w:val="-1"/>
        </w:rPr>
        <w:t xml:space="preserve"> </w:t>
      </w:r>
      <w:r>
        <w:t>this</w:t>
      </w:r>
      <w:r>
        <w:rPr>
          <w:spacing w:val="-2"/>
        </w:rPr>
        <w:t xml:space="preserve"> </w:t>
      </w:r>
      <w:r>
        <w:t>policy</w:t>
      </w:r>
      <w:r w:rsidR="00463E0E">
        <w:t xml:space="preserve"> </w:t>
      </w:r>
      <w:r>
        <w:t>will</w:t>
      </w:r>
      <w:r>
        <w:rPr>
          <w:spacing w:val="-2"/>
        </w:rPr>
        <w:t xml:space="preserve"> </w:t>
      </w:r>
      <w:r>
        <w:t>be</w:t>
      </w:r>
      <w:r>
        <w:rPr>
          <w:spacing w:val="-2"/>
        </w:rPr>
        <w:t xml:space="preserve"> </w:t>
      </w:r>
      <w:r>
        <w:t>banned</w:t>
      </w:r>
      <w:r>
        <w:rPr>
          <w:spacing w:val="-2"/>
        </w:rPr>
        <w:t xml:space="preserve"> </w:t>
      </w:r>
      <w:r>
        <w:t>from</w:t>
      </w:r>
      <w:r>
        <w:rPr>
          <w:spacing w:val="-4"/>
        </w:rPr>
        <w:t xml:space="preserve"> </w:t>
      </w:r>
      <w:r>
        <w:t>Alliance</w:t>
      </w:r>
      <w:r>
        <w:rPr>
          <w:spacing w:val="-4"/>
        </w:rPr>
        <w:t xml:space="preserve"> </w:t>
      </w:r>
      <w:r>
        <w:t>Group</w:t>
      </w:r>
      <w:r>
        <w:rPr>
          <w:spacing w:val="-3"/>
        </w:rPr>
        <w:t xml:space="preserve"> </w:t>
      </w:r>
      <w:r>
        <w:t>sites</w:t>
      </w:r>
      <w:r>
        <w:rPr>
          <w:spacing w:val="-1"/>
        </w:rPr>
        <w:t xml:space="preserve"> </w:t>
      </w:r>
      <w:r>
        <w:t>and</w:t>
      </w:r>
      <w:r>
        <w:rPr>
          <w:spacing w:val="-5"/>
        </w:rPr>
        <w:t xml:space="preserve"> </w:t>
      </w:r>
      <w:r>
        <w:t>will</w:t>
      </w:r>
      <w:r>
        <w:rPr>
          <w:spacing w:val="-2"/>
        </w:rPr>
        <w:t xml:space="preserve"> </w:t>
      </w:r>
      <w:r>
        <w:t>no</w:t>
      </w:r>
      <w:r w:rsidR="00D9282C">
        <w:t>t</w:t>
      </w:r>
      <w:r>
        <w:rPr>
          <w:spacing w:val="-2"/>
        </w:rPr>
        <w:t xml:space="preserve"> </w:t>
      </w:r>
      <w:r>
        <w:t>be</w:t>
      </w:r>
      <w:r>
        <w:rPr>
          <w:spacing w:val="-2"/>
        </w:rPr>
        <w:t xml:space="preserve"> </w:t>
      </w:r>
      <w:r>
        <w:t>able to provide services.</w:t>
      </w:r>
      <w:r>
        <w:rPr>
          <w:spacing w:val="40"/>
        </w:rPr>
        <w:t xml:space="preserve"> </w:t>
      </w:r>
      <w:r>
        <w:t>The contractor’s company will be advised of the breach and the</w:t>
      </w:r>
      <w:r w:rsidR="00D9282C">
        <w:t>se</w:t>
      </w:r>
      <w:r>
        <w:t xml:space="preserve"> </w:t>
      </w:r>
      <w:r>
        <w:rPr>
          <w:spacing w:val="-2"/>
        </w:rPr>
        <w:t>consequences.</w:t>
      </w:r>
    </w:p>
    <w:p w14:paraId="2FFB9EFF" w14:textId="77777777" w:rsidR="00D76011" w:rsidRDefault="00D76011" w:rsidP="00D76011">
      <w:pPr>
        <w:pStyle w:val="ListParagraph"/>
        <w:tabs>
          <w:tab w:val="left" w:pos="883"/>
          <w:tab w:val="left" w:pos="885"/>
        </w:tabs>
        <w:spacing w:before="267"/>
        <w:ind w:left="720" w:right="646" w:firstLine="0"/>
      </w:pPr>
    </w:p>
    <w:p w14:paraId="3481E76D" w14:textId="2EAF1C78" w:rsidR="004F78A5" w:rsidRDefault="004F78A5"/>
    <w:p w14:paraId="128C08A4" w14:textId="3C10DE01" w:rsidR="006F51D4" w:rsidRDefault="006777C8" w:rsidP="00531B95">
      <w:pPr>
        <w:pStyle w:val="Heading1"/>
        <w:numPr>
          <w:ilvl w:val="0"/>
          <w:numId w:val="47"/>
        </w:numPr>
        <w:tabs>
          <w:tab w:val="left" w:pos="720"/>
        </w:tabs>
        <w:spacing w:before="123"/>
        <w:ind w:hanging="720"/>
      </w:pPr>
      <w:bookmarkStart w:id="131" w:name="_bookmark11"/>
      <w:bookmarkStart w:id="132" w:name="_Toc210056103"/>
      <w:bookmarkEnd w:id="131"/>
      <w:r>
        <w:t>VARIATION</w:t>
      </w:r>
      <w:r>
        <w:rPr>
          <w:spacing w:val="-10"/>
        </w:rPr>
        <w:t xml:space="preserve"> </w:t>
      </w:r>
      <w:r>
        <w:t>OF</w:t>
      </w:r>
      <w:r>
        <w:rPr>
          <w:spacing w:val="-10"/>
        </w:rPr>
        <w:t xml:space="preserve"> </w:t>
      </w:r>
      <w:r>
        <w:rPr>
          <w:spacing w:val="-2"/>
        </w:rPr>
        <w:t>POLICY</w:t>
      </w:r>
      <w:bookmarkEnd w:id="132"/>
    </w:p>
    <w:p w14:paraId="128C08A5" w14:textId="77777777" w:rsidR="006F51D4" w:rsidRDefault="006777C8" w:rsidP="00C777EC">
      <w:pPr>
        <w:pStyle w:val="BodyText"/>
        <w:spacing w:before="239" w:line="267" w:lineRule="exact"/>
        <w:ind w:left="720" w:firstLine="0"/>
        <w:jc w:val="both"/>
      </w:pPr>
      <w:r>
        <w:t>This</w:t>
      </w:r>
      <w:r>
        <w:rPr>
          <w:spacing w:val="-3"/>
        </w:rPr>
        <w:t xml:space="preserve"> </w:t>
      </w:r>
      <w:r>
        <w:t>policy</w:t>
      </w:r>
      <w:r>
        <w:rPr>
          <w:spacing w:val="-5"/>
        </w:rPr>
        <w:t xml:space="preserve"> </w:t>
      </w:r>
      <w:r>
        <w:t>may</w:t>
      </w:r>
      <w:r>
        <w:rPr>
          <w:spacing w:val="-5"/>
        </w:rPr>
        <w:t xml:space="preserve"> </w:t>
      </w:r>
      <w:r>
        <w:t>be</w:t>
      </w:r>
      <w:r>
        <w:rPr>
          <w:spacing w:val="-5"/>
        </w:rPr>
        <w:t xml:space="preserve"> </w:t>
      </w:r>
      <w:r>
        <w:t>varied</w:t>
      </w:r>
      <w:r>
        <w:rPr>
          <w:spacing w:val="-5"/>
        </w:rPr>
        <w:t xml:space="preserve"> </w:t>
      </w:r>
      <w:r>
        <w:t>or</w:t>
      </w:r>
      <w:r>
        <w:rPr>
          <w:spacing w:val="-3"/>
        </w:rPr>
        <w:t xml:space="preserve"> </w:t>
      </w:r>
      <w:r>
        <w:t>updated</w:t>
      </w:r>
      <w:r>
        <w:rPr>
          <w:spacing w:val="-4"/>
        </w:rPr>
        <w:t xml:space="preserve"> </w:t>
      </w:r>
      <w:r>
        <w:t>at</w:t>
      </w:r>
      <w:r>
        <w:rPr>
          <w:spacing w:val="-3"/>
        </w:rPr>
        <w:t xml:space="preserve"> </w:t>
      </w:r>
      <w:r>
        <w:t>any</w:t>
      </w:r>
      <w:r>
        <w:rPr>
          <w:spacing w:val="-3"/>
        </w:rPr>
        <w:t xml:space="preserve"> </w:t>
      </w:r>
      <w:r>
        <w:t>time</w:t>
      </w:r>
      <w:r>
        <w:rPr>
          <w:spacing w:val="-4"/>
        </w:rPr>
        <w:t xml:space="preserve"> </w:t>
      </w:r>
      <w:r>
        <w:t>at</w:t>
      </w:r>
      <w:r>
        <w:rPr>
          <w:spacing w:val="-3"/>
        </w:rPr>
        <w:t xml:space="preserve"> </w:t>
      </w:r>
      <w:r>
        <w:t>Alliance</w:t>
      </w:r>
      <w:r>
        <w:rPr>
          <w:spacing w:val="-2"/>
        </w:rPr>
        <w:t xml:space="preserve"> </w:t>
      </w:r>
      <w:r>
        <w:t>Group’s</w:t>
      </w:r>
      <w:r>
        <w:rPr>
          <w:spacing w:val="-3"/>
        </w:rPr>
        <w:t xml:space="preserve"> </w:t>
      </w:r>
      <w:r>
        <w:t>sole</w:t>
      </w:r>
      <w:r>
        <w:rPr>
          <w:spacing w:val="-3"/>
        </w:rPr>
        <w:t xml:space="preserve"> </w:t>
      </w:r>
      <w:r>
        <w:t>discretion</w:t>
      </w:r>
      <w:r>
        <w:rPr>
          <w:spacing w:val="-4"/>
        </w:rPr>
        <w:t xml:space="preserve"> </w:t>
      </w:r>
      <w:r>
        <w:t>to</w:t>
      </w:r>
      <w:r>
        <w:rPr>
          <w:spacing w:val="-2"/>
        </w:rPr>
        <w:t xml:space="preserve"> </w:t>
      </w:r>
      <w:r>
        <w:t>ensure</w:t>
      </w:r>
      <w:r>
        <w:rPr>
          <w:spacing w:val="-2"/>
        </w:rPr>
        <w:t xml:space="preserve"> </w:t>
      </w:r>
      <w:r>
        <w:rPr>
          <w:spacing w:val="-5"/>
        </w:rPr>
        <w:t>it</w:t>
      </w:r>
    </w:p>
    <w:p w14:paraId="128C08A6" w14:textId="77777777" w:rsidR="006F51D4" w:rsidRDefault="006777C8" w:rsidP="00C777EC">
      <w:pPr>
        <w:pStyle w:val="BodyText"/>
        <w:spacing w:line="267" w:lineRule="exact"/>
        <w:ind w:left="720" w:firstLine="0"/>
        <w:jc w:val="both"/>
        <w:rPr>
          <w:spacing w:val="-2"/>
        </w:rPr>
      </w:pPr>
      <w:r>
        <w:t>continues</w:t>
      </w:r>
      <w:r>
        <w:rPr>
          <w:spacing w:val="-7"/>
        </w:rPr>
        <w:t xml:space="preserve"> </w:t>
      </w:r>
      <w:r>
        <w:t>to</w:t>
      </w:r>
      <w:r>
        <w:rPr>
          <w:spacing w:val="-6"/>
        </w:rPr>
        <w:t xml:space="preserve"> </w:t>
      </w:r>
      <w:r>
        <w:t>comply</w:t>
      </w:r>
      <w:r>
        <w:rPr>
          <w:spacing w:val="-4"/>
        </w:rPr>
        <w:t xml:space="preserve"> </w:t>
      </w:r>
      <w:r>
        <w:t>with</w:t>
      </w:r>
      <w:r>
        <w:rPr>
          <w:spacing w:val="-5"/>
        </w:rPr>
        <w:t xml:space="preserve"> </w:t>
      </w:r>
      <w:r>
        <w:t>any</w:t>
      </w:r>
      <w:r>
        <w:rPr>
          <w:spacing w:val="-5"/>
        </w:rPr>
        <w:t xml:space="preserve"> </w:t>
      </w:r>
      <w:r>
        <w:t>applicable</w:t>
      </w:r>
      <w:r>
        <w:rPr>
          <w:spacing w:val="-4"/>
        </w:rPr>
        <w:t xml:space="preserve"> </w:t>
      </w:r>
      <w:r>
        <w:rPr>
          <w:spacing w:val="-2"/>
        </w:rPr>
        <w:t>legislation.</w:t>
      </w:r>
    </w:p>
    <w:p w14:paraId="2D71C0AC" w14:textId="77777777" w:rsidR="00D76011" w:rsidRDefault="00D76011">
      <w:pPr>
        <w:pStyle w:val="BodyText"/>
        <w:spacing w:line="267" w:lineRule="exact"/>
        <w:ind w:left="165" w:firstLine="0"/>
      </w:pPr>
    </w:p>
    <w:p w14:paraId="128C08A7" w14:textId="77777777" w:rsidR="006F51D4" w:rsidRDefault="006777C8" w:rsidP="00531B95">
      <w:pPr>
        <w:pStyle w:val="Heading1"/>
        <w:numPr>
          <w:ilvl w:val="0"/>
          <w:numId w:val="47"/>
        </w:numPr>
        <w:ind w:hanging="720"/>
      </w:pPr>
      <w:bookmarkStart w:id="133" w:name="_bookmark12"/>
      <w:bookmarkStart w:id="134" w:name="_Toc210056104"/>
      <w:bookmarkEnd w:id="133"/>
      <w:r>
        <w:t>REFERENCE</w:t>
      </w:r>
      <w:r>
        <w:rPr>
          <w:spacing w:val="-13"/>
        </w:rPr>
        <w:t xml:space="preserve"> </w:t>
      </w:r>
      <w:r>
        <w:rPr>
          <w:spacing w:val="-2"/>
        </w:rPr>
        <w:t>MATERIALS</w:t>
      </w:r>
      <w:bookmarkEnd w:id="134"/>
    </w:p>
    <w:p w14:paraId="5D53ECA5" w14:textId="77777777" w:rsidR="00D255FE" w:rsidRDefault="00ED6219" w:rsidP="00F313A5">
      <w:pPr>
        <w:pStyle w:val="ListParagraph"/>
        <w:numPr>
          <w:ilvl w:val="0"/>
          <w:numId w:val="46"/>
        </w:numPr>
      </w:pPr>
      <w:r>
        <w:t>Drug &amp; Alcohol Policy</w:t>
      </w:r>
      <w:r w:rsidR="00F313A5">
        <w:t xml:space="preserve">     </w:t>
      </w:r>
    </w:p>
    <w:p w14:paraId="0F3A4173" w14:textId="3EBC6AA4" w:rsidR="00EF4D85" w:rsidRDefault="00F313A5" w:rsidP="00F313A5">
      <w:pPr>
        <w:pStyle w:val="ListParagraph"/>
        <w:numPr>
          <w:ilvl w:val="0"/>
          <w:numId w:val="46"/>
        </w:numPr>
      </w:pPr>
      <w:r>
        <w:t xml:space="preserve">  Procedures Guide</w:t>
      </w:r>
    </w:p>
    <w:p w14:paraId="410344A4" w14:textId="71F675A3" w:rsidR="00F313A5" w:rsidRDefault="00F313A5" w:rsidP="00F313A5">
      <w:pPr>
        <w:pStyle w:val="ListParagraph"/>
        <w:numPr>
          <w:ilvl w:val="1"/>
          <w:numId w:val="46"/>
        </w:numPr>
      </w:pPr>
      <w:r>
        <w:t>Appendix 1 – D &amp; A Testing Procedure</w:t>
      </w:r>
    </w:p>
    <w:p w14:paraId="3FA232BF" w14:textId="0A954376" w:rsidR="00F313A5" w:rsidRDefault="00F313A5" w:rsidP="00F313A5">
      <w:pPr>
        <w:pStyle w:val="ListParagraph"/>
        <w:numPr>
          <w:ilvl w:val="1"/>
          <w:numId w:val="46"/>
        </w:numPr>
      </w:pPr>
      <w:r>
        <w:t>Appendix 2 – Confirmation Cut of Levels</w:t>
      </w:r>
    </w:p>
    <w:p w14:paraId="3B511526" w14:textId="5E5FC5BF" w:rsidR="00F313A5" w:rsidRDefault="002632AC" w:rsidP="00F313A5">
      <w:pPr>
        <w:pStyle w:val="ListParagraph"/>
        <w:numPr>
          <w:ilvl w:val="1"/>
          <w:numId w:val="46"/>
        </w:numPr>
      </w:pPr>
      <w:r>
        <w:t>Appendix 3 - Reasonable Cause Indicators</w:t>
      </w:r>
    </w:p>
    <w:p w14:paraId="667896CE" w14:textId="35C08F2E" w:rsidR="002632AC" w:rsidRDefault="002632AC" w:rsidP="00F313A5">
      <w:pPr>
        <w:pStyle w:val="ListParagraph"/>
        <w:numPr>
          <w:ilvl w:val="1"/>
          <w:numId w:val="46"/>
        </w:numPr>
      </w:pPr>
      <w:r>
        <w:t>Appendix 4 – Reasonable Cause Record Sheet</w:t>
      </w:r>
    </w:p>
    <w:p w14:paraId="1F19A01F" w14:textId="3EC1EE1B" w:rsidR="002632AC" w:rsidRDefault="002632AC" w:rsidP="00F313A5">
      <w:pPr>
        <w:pStyle w:val="ListParagraph"/>
        <w:numPr>
          <w:ilvl w:val="1"/>
          <w:numId w:val="46"/>
        </w:numPr>
      </w:pPr>
      <w:r>
        <w:t>Appendix 5 – D &amp; A Con</w:t>
      </w:r>
      <w:r w:rsidR="00CC48DC">
        <w:t>sent Form</w:t>
      </w:r>
    </w:p>
    <w:p w14:paraId="71E4388D" w14:textId="381F3430" w:rsidR="00CC48DC" w:rsidRDefault="00CC48DC" w:rsidP="00F313A5">
      <w:pPr>
        <w:pStyle w:val="ListParagraph"/>
        <w:numPr>
          <w:ilvl w:val="1"/>
          <w:numId w:val="46"/>
        </w:numPr>
      </w:pPr>
      <w:r>
        <w:t xml:space="preserve">Appendix 6 – Voluntary </w:t>
      </w:r>
      <w:r w:rsidR="00F70046">
        <w:t>Rehabilitation</w:t>
      </w:r>
      <w:r>
        <w:t xml:space="preserve"> Agreement</w:t>
      </w:r>
    </w:p>
    <w:p w14:paraId="5CB1D380" w14:textId="59BB7736" w:rsidR="00CC48DC" w:rsidRDefault="00CC48DC" w:rsidP="00F313A5">
      <w:pPr>
        <w:pStyle w:val="ListParagraph"/>
        <w:numPr>
          <w:ilvl w:val="1"/>
          <w:numId w:val="46"/>
        </w:numPr>
      </w:pPr>
      <w:r>
        <w:t xml:space="preserve">Appendix 7 – Medication Notification </w:t>
      </w:r>
    </w:p>
    <w:p w14:paraId="775138B5" w14:textId="72B979EA" w:rsidR="00AA62C4" w:rsidRDefault="00AA62C4" w:rsidP="00F313A5">
      <w:pPr>
        <w:pStyle w:val="ListParagraph"/>
        <w:numPr>
          <w:ilvl w:val="1"/>
          <w:numId w:val="46"/>
        </w:numPr>
      </w:pPr>
      <w:r>
        <w:t>Appendix 7a – Medication Safe at Work Assessment</w:t>
      </w:r>
    </w:p>
    <w:p w14:paraId="45BD729D" w14:textId="776502CB" w:rsidR="00AA62C4" w:rsidRDefault="00AA62C4" w:rsidP="00F313A5">
      <w:pPr>
        <w:pStyle w:val="ListParagraph"/>
        <w:numPr>
          <w:ilvl w:val="1"/>
          <w:numId w:val="46"/>
        </w:numPr>
      </w:pPr>
      <w:r>
        <w:t>Appendix 8 – Drug Dogs</w:t>
      </w:r>
    </w:p>
    <w:p w14:paraId="5E85B372" w14:textId="53FB9136" w:rsidR="002632AC" w:rsidRDefault="00AA62C4" w:rsidP="00DA5E8C">
      <w:pPr>
        <w:pStyle w:val="ListParagraph"/>
        <w:numPr>
          <w:ilvl w:val="1"/>
          <w:numId w:val="46"/>
        </w:numPr>
      </w:pPr>
      <w:r>
        <w:t>Appendix 9 – Protocol for Random Testing</w:t>
      </w:r>
    </w:p>
    <w:p w14:paraId="55FFA971" w14:textId="2ADD854B" w:rsidR="00EF4D85" w:rsidRDefault="00403D2A" w:rsidP="00C777EC">
      <w:pPr>
        <w:pStyle w:val="ListParagraph"/>
        <w:numPr>
          <w:ilvl w:val="0"/>
          <w:numId w:val="2"/>
        </w:numPr>
        <w:spacing w:line="280" w:lineRule="exact"/>
        <w:ind w:left="1260" w:hanging="540"/>
      </w:pPr>
      <w:r>
        <w:t>Manager’s</w:t>
      </w:r>
      <w:r w:rsidR="00DA5E8C">
        <w:t xml:space="preserve"> Guide to D &amp; A</w:t>
      </w:r>
    </w:p>
    <w:p w14:paraId="448986C9" w14:textId="5D901DCA" w:rsidR="00DA5E8C" w:rsidRDefault="00DA5E8C" w:rsidP="00C777EC">
      <w:pPr>
        <w:pStyle w:val="ListParagraph"/>
        <w:numPr>
          <w:ilvl w:val="0"/>
          <w:numId w:val="2"/>
        </w:numPr>
        <w:spacing w:line="280" w:lineRule="exact"/>
        <w:ind w:left="1260" w:hanging="540"/>
      </w:pPr>
      <w:r>
        <w:t>Employees Handbook</w:t>
      </w:r>
    </w:p>
    <w:p w14:paraId="3D821999" w14:textId="77777777" w:rsidR="00EF4D85" w:rsidRDefault="00EF4D85" w:rsidP="00A8353E">
      <w:pPr>
        <w:pStyle w:val="ListParagraph"/>
        <w:spacing w:line="280" w:lineRule="exact"/>
        <w:ind w:left="1260" w:firstLine="0"/>
      </w:pPr>
    </w:p>
    <w:p w14:paraId="0F225694" w14:textId="6F9E6E33" w:rsidR="00C12F56" w:rsidRDefault="00C12F56">
      <w:r>
        <w:br w:type="page"/>
      </w:r>
    </w:p>
    <w:p w14:paraId="2BF691D1" w14:textId="77777777" w:rsidR="00B3759B" w:rsidRDefault="00B3759B" w:rsidP="00C777EC">
      <w:pPr>
        <w:pStyle w:val="ListParagraph"/>
        <w:spacing w:before="1"/>
        <w:ind w:left="1170" w:right="7647" w:hanging="629"/>
      </w:pPr>
    </w:p>
    <w:p w14:paraId="128C08AE" w14:textId="50898902" w:rsidR="006F51D4" w:rsidRDefault="006777C8" w:rsidP="00531B95">
      <w:pPr>
        <w:pStyle w:val="Heading1"/>
        <w:numPr>
          <w:ilvl w:val="0"/>
          <w:numId w:val="47"/>
        </w:numPr>
        <w:ind w:right="440" w:hanging="720"/>
      </w:pPr>
      <w:bookmarkStart w:id="135" w:name="_bookmark13"/>
      <w:bookmarkStart w:id="136" w:name="_Toc210056105"/>
      <w:bookmarkEnd w:id="135"/>
      <w:r>
        <w:rPr>
          <w:spacing w:val="-2"/>
        </w:rPr>
        <w:t>APPROV</w:t>
      </w:r>
      <w:r w:rsidR="00C777EC">
        <w:rPr>
          <w:spacing w:val="-2"/>
        </w:rPr>
        <w:t>AL</w:t>
      </w:r>
      <w:r>
        <w:rPr>
          <w:spacing w:val="-2"/>
        </w:rPr>
        <w:t>S</w:t>
      </w:r>
      <w:bookmarkEnd w:id="136"/>
    </w:p>
    <w:p w14:paraId="128C08AF" w14:textId="40EE04A8" w:rsidR="006F51D4" w:rsidRDefault="006777C8" w:rsidP="00C777EC">
      <w:pPr>
        <w:pStyle w:val="BodyText"/>
        <w:spacing w:before="239"/>
        <w:ind w:left="720" w:firstLine="0"/>
        <w:rPr>
          <w:spacing w:val="-2"/>
        </w:rPr>
      </w:pPr>
      <w:r>
        <w:t>On</w:t>
      </w:r>
      <w:r>
        <w:rPr>
          <w:spacing w:val="-5"/>
        </w:rPr>
        <w:t xml:space="preserve"> </w:t>
      </w:r>
      <w:r>
        <w:t>behalf</w:t>
      </w:r>
      <w:r>
        <w:rPr>
          <w:spacing w:val="-3"/>
        </w:rPr>
        <w:t xml:space="preserve"> </w:t>
      </w:r>
      <w:r>
        <w:t>of</w:t>
      </w:r>
      <w:r>
        <w:rPr>
          <w:spacing w:val="-5"/>
        </w:rPr>
        <w:t xml:space="preserve"> </w:t>
      </w:r>
      <w:r>
        <w:t>Alliance,</w:t>
      </w:r>
      <w:r>
        <w:rPr>
          <w:spacing w:val="-5"/>
        </w:rPr>
        <w:t xml:space="preserve"> </w:t>
      </w:r>
      <w:r>
        <w:t>this</w:t>
      </w:r>
      <w:r>
        <w:rPr>
          <w:spacing w:val="-2"/>
        </w:rPr>
        <w:t xml:space="preserve"> </w:t>
      </w:r>
      <w:r>
        <w:t>policy</w:t>
      </w:r>
      <w:r>
        <w:rPr>
          <w:spacing w:val="-5"/>
        </w:rPr>
        <w:t xml:space="preserve"> </w:t>
      </w:r>
      <w:r>
        <w:t>is</w:t>
      </w:r>
      <w:r>
        <w:rPr>
          <w:spacing w:val="-2"/>
        </w:rPr>
        <w:t xml:space="preserve"> </w:t>
      </w:r>
      <w:r>
        <w:t>approved</w:t>
      </w:r>
      <w:r>
        <w:rPr>
          <w:spacing w:val="-6"/>
        </w:rPr>
        <w:t xml:space="preserve"> </w:t>
      </w:r>
      <w:r>
        <w:t>by</w:t>
      </w:r>
      <w:r w:rsidR="00C777EC">
        <w:t xml:space="preserve"> Willie Wiese</w:t>
      </w:r>
      <w:r>
        <w:t>,</w:t>
      </w:r>
      <w:r>
        <w:rPr>
          <w:spacing w:val="-3"/>
        </w:rPr>
        <w:t xml:space="preserve"> </w:t>
      </w:r>
      <w:r>
        <w:t>Chief</w:t>
      </w:r>
      <w:r>
        <w:rPr>
          <w:spacing w:val="-2"/>
        </w:rPr>
        <w:t xml:space="preserve"> Executive.</w:t>
      </w:r>
    </w:p>
    <w:p w14:paraId="1B521E51" w14:textId="77777777" w:rsidR="009F54D9" w:rsidRDefault="009F54D9">
      <w:pPr>
        <w:pStyle w:val="BodyText"/>
        <w:spacing w:before="239"/>
        <w:ind w:left="165" w:firstLine="0"/>
      </w:pPr>
    </w:p>
    <w:p w14:paraId="128C08B1" w14:textId="77777777" w:rsidR="006F51D4" w:rsidRDefault="006777C8" w:rsidP="00531B95">
      <w:pPr>
        <w:pStyle w:val="Heading1"/>
        <w:numPr>
          <w:ilvl w:val="0"/>
          <w:numId w:val="47"/>
        </w:numPr>
        <w:spacing w:before="22"/>
        <w:ind w:hanging="720"/>
      </w:pPr>
      <w:bookmarkStart w:id="137" w:name="_bookmark14"/>
      <w:bookmarkStart w:id="138" w:name="_Toc210056106"/>
      <w:bookmarkEnd w:id="137"/>
      <w:r>
        <w:t>RECORD</w:t>
      </w:r>
      <w:r>
        <w:rPr>
          <w:spacing w:val="-10"/>
        </w:rPr>
        <w:t xml:space="preserve"> </w:t>
      </w:r>
      <w:r>
        <w:t>OF</w:t>
      </w:r>
      <w:r>
        <w:rPr>
          <w:spacing w:val="-10"/>
        </w:rPr>
        <w:t xml:space="preserve"> </w:t>
      </w:r>
      <w:r>
        <w:rPr>
          <w:spacing w:val="-2"/>
        </w:rPr>
        <w:t>CHANGES</w:t>
      </w:r>
      <w:bookmarkEnd w:id="138"/>
    </w:p>
    <w:p w14:paraId="128C08B2" w14:textId="77777777" w:rsidR="006F51D4" w:rsidRDefault="006F51D4">
      <w:pPr>
        <w:pStyle w:val="BodyText"/>
        <w:spacing w:before="8"/>
        <w:ind w:left="0" w:firstLine="0"/>
        <w:rPr>
          <w:b/>
          <w:sz w:val="19"/>
        </w:rPr>
      </w:pPr>
    </w:p>
    <w:tbl>
      <w:tblPr>
        <w:tblW w:w="7560" w:type="dxa"/>
        <w:tblInd w:w="715" w:type="dxa"/>
        <w:tblBorders>
          <w:top w:val="single" w:sz="4" w:space="0" w:color="A46646"/>
          <w:left w:val="single" w:sz="4" w:space="0" w:color="A46646"/>
          <w:bottom w:val="single" w:sz="4" w:space="0" w:color="A46646"/>
          <w:right w:val="single" w:sz="4" w:space="0" w:color="A46646"/>
          <w:insideH w:val="single" w:sz="4" w:space="0" w:color="A46646"/>
          <w:insideV w:val="single" w:sz="4" w:space="0" w:color="A46646"/>
        </w:tblBorders>
        <w:tblLayout w:type="fixed"/>
        <w:tblCellMar>
          <w:left w:w="0" w:type="dxa"/>
          <w:right w:w="0" w:type="dxa"/>
        </w:tblCellMar>
        <w:tblLook w:val="01E0" w:firstRow="1" w:lastRow="1" w:firstColumn="1" w:lastColumn="1" w:noHBand="0" w:noVBand="0"/>
      </w:tblPr>
      <w:tblGrid>
        <w:gridCol w:w="1800"/>
        <w:gridCol w:w="1341"/>
        <w:gridCol w:w="4419"/>
      </w:tblGrid>
      <w:tr w:rsidR="006F51D4" w14:paraId="128C08B6" w14:textId="77777777" w:rsidTr="00D05C3B">
        <w:trPr>
          <w:trHeight w:val="268"/>
        </w:trPr>
        <w:tc>
          <w:tcPr>
            <w:tcW w:w="1800" w:type="dxa"/>
          </w:tcPr>
          <w:p w14:paraId="128C08B3" w14:textId="77777777" w:rsidR="006F51D4" w:rsidRDefault="006777C8">
            <w:pPr>
              <w:pStyle w:val="TableParagraph"/>
              <w:spacing w:line="248" w:lineRule="exact"/>
              <w:ind w:left="107"/>
            </w:pPr>
            <w:r>
              <w:rPr>
                <w:spacing w:val="-4"/>
              </w:rPr>
              <w:t>Date</w:t>
            </w:r>
          </w:p>
        </w:tc>
        <w:tc>
          <w:tcPr>
            <w:tcW w:w="1341" w:type="dxa"/>
          </w:tcPr>
          <w:p w14:paraId="128C08B4" w14:textId="77777777" w:rsidR="006F51D4" w:rsidRDefault="006777C8">
            <w:pPr>
              <w:pStyle w:val="TableParagraph"/>
              <w:spacing w:line="248" w:lineRule="exact"/>
            </w:pPr>
            <w:r>
              <w:rPr>
                <w:spacing w:val="-2"/>
              </w:rPr>
              <w:t>Revision</w:t>
            </w:r>
          </w:p>
        </w:tc>
        <w:tc>
          <w:tcPr>
            <w:tcW w:w="4419" w:type="dxa"/>
          </w:tcPr>
          <w:p w14:paraId="128C08B5" w14:textId="77777777" w:rsidR="006F51D4" w:rsidRDefault="006777C8">
            <w:pPr>
              <w:pStyle w:val="TableParagraph"/>
              <w:spacing w:line="248" w:lineRule="exact"/>
            </w:pPr>
            <w:r>
              <w:rPr>
                <w:spacing w:val="-2"/>
              </w:rPr>
              <w:t>Detail</w:t>
            </w:r>
          </w:p>
        </w:tc>
      </w:tr>
      <w:tr w:rsidR="006F51D4" w14:paraId="128C08BA" w14:textId="77777777" w:rsidTr="00D05C3B">
        <w:trPr>
          <w:trHeight w:val="388"/>
        </w:trPr>
        <w:tc>
          <w:tcPr>
            <w:tcW w:w="1800" w:type="dxa"/>
          </w:tcPr>
          <w:p w14:paraId="128C08B7" w14:textId="77777777" w:rsidR="006F51D4" w:rsidRDefault="006777C8">
            <w:pPr>
              <w:pStyle w:val="TableParagraph"/>
              <w:spacing w:before="59" w:line="240" w:lineRule="auto"/>
              <w:ind w:left="107"/>
            </w:pPr>
            <w:r>
              <w:rPr>
                <w:spacing w:val="-2"/>
              </w:rPr>
              <w:t>17/12/2021</w:t>
            </w:r>
          </w:p>
        </w:tc>
        <w:tc>
          <w:tcPr>
            <w:tcW w:w="1341" w:type="dxa"/>
          </w:tcPr>
          <w:p w14:paraId="128C08B8" w14:textId="77777777" w:rsidR="006F51D4" w:rsidRDefault="006777C8">
            <w:pPr>
              <w:pStyle w:val="TableParagraph"/>
            </w:pPr>
            <w:r>
              <w:rPr>
                <w:spacing w:val="-10"/>
              </w:rPr>
              <w:t>1</w:t>
            </w:r>
          </w:p>
        </w:tc>
        <w:tc>
          <w:tcPr>
            <w:tcW w:w="4419" w:type="dxa"/>
          </w:tcPr>
          <w:p w14:paraId="128C08B9" w14:textId="77777777" w:rsidR="006F51D4" w:rsidRDefault="006777C8">
            <w:pPr>
              <w:pStyle w:val="TableParagraph"/>
            </w:pPr>
            <w:r>
              <w:rPr>
                <w:spacing w:val="-2"/>
              </w:rPr>
              <w:t>Created</w:t>
            </w:r>
          </w:p>
        </w:tc>
      </w:tr>
      <w:tr w:rsidR="006F51D4" w14:paraId="128C08BE" w14:textId="77777777" w:rsidTr="00D05C3B">
        <w:trPr>
          <w:trHeight w:val="388"/>
        </w:trPr>
        <w:tc>
          <w:tcPr>
            <w:tcW w:w="1800" w:type="dxa"/>
          </w:tcPr>
          <w:p w14:paraId="128C08BB" w14:textId="77777777" w:rsidR="006F51D4" w:rsidRDefault="006777C8">
            <w:pPr>
              <w:pStyle w:val="TableParagraph"/>
              <w:spacing w:before="59" w:line="240" w:lineRule="auto"/>
              <w:ind w:left="107"/>
            </w:pPr>
            <w:r>
              <w:rPr>
                <w:spacing w:val="-2"/>
              </w:rPr>
              <w:t>15/06/2022</w:t>
            </w:r>
          </w:p>
        </w:tc>
        <w:tc>
          <w:tcPr>
            <w:tcW w:w="1341" w:type="dxa"/>
          </w:tcPr>
          <w:p w14:paraId="128C08BC" w14:textId="77777777" w:rsidR="006F51D4" w:rsidRDefault="006777C8">
            <w:pPr>
              <w:pStyle w:val="TableParagraph"/>
            </w:pPr>
            <w:r>
              <w:rPr>
                <w:spacing w:val="-10"/>
              </w:rPr>
              <w:t>2</w:t>
            </w:r>
          </w:p>
        </w:tc>
        <w:tc>
          <w:tcPr>
            <w:tcW w:w="4419" w:type="dxa"/>
          </w:tcPr>
          <w:p w14:paraId="128C08BD" w14:textId="77777777" w:rsidR="006F51D4" w:rsidRDefault="006777C8">
            <w:pPr>
              <w:pStyle w:val="TableParagraph"/>
            </w:pPr>
            <w:r>
              <w:t>Document</w:t>
            </w:r>
            <w:r>
              <w:rPr>
                <w:spacing w:val="-6"/>
              </w:rPr>
              <w:t xml:space="preserve"> </w:t>
            </w:r>
            <w:r>
              <w:t>reformatted</w:t>
            </w:r>
            <w:r>
              <w:rPr>
                <w:spacing w:val="-6"/>
              </w:rPr>
              <w:t xml:space="preserve"> </w:t>
            </w:r>
            <w:r>
              <w:t>with</w:t>
            </w:r>
            <w:r>
              <w:rPr>
                <w:spacing w:val="-7"/>
              </w:rPr>
              <w:t xml:space="preserve"> </w:t>
            </w:r>
            <w:r>
              <w:t>identical</w:t>
            </w:r>
            <w:r>
              <w:rPr>
                <w:spacing w:val="-5"/>
              </w:rPr>
              <w:t xml:space="preserve"> </w:t>
            </w:r>
            <w:r>
              <w:rPr>
                <w:spacing w:val="-2"/>
              </w:rPr>
              <w:t>content</w:t>
            </w:r>
          </w:p>
        </w:tc>
      </w:tr>
      <w:tr w:rsidR="00D0667F" w14:paraId="6B772B00" w14:textId="77777777" w:rsidTr="00D05C3B">
        <w:trPr>
          <w:trHeight w:val="388"/>
        </w:trPr>
        <w:tc>
          <w:tcPr>
            <w:tcW w:w="1800" w:type="dxa"/>
          </w:tcPr>
          <w:p w14:paraId="516074DC" w14:textId="2A042731" w:rsidR="00D0667F" w:rsidRDefault="00D0667F">
            <w:pPr>
              <w:pStyle w:val="TableParagraph"/>
              <w:spacing w:before="59" w:line="240" w:lineRule="auto"/>
              <w:ind w:left="107"/>
              <w:rPr>
                <w:spacing w:val="-2"/>
              </w:rPr>
            </w:pPr>
            <w:r>
              <w:rPr>
                <w:spacing w:val="-2"/>
              </w:rPr>
              <w:t>19/09/2025</w:t>
            </w:r>
          </w:p>
        </w:tc>
        <w:tc>
          <w:tcPr>
            <w:tcW w:w="1341" w:type="dxa"/>
          </w:tcPr>
          <w:p w14:paraId="7C6FF528" w14:textId="29AB6AA0" w:rsidR="00D0667F" w:rsidRDefault="00D0667F">
            <w:pPr>
              <w:pStyle w:val="TableParagraph"/>
              <w:rPr>
                <w:spacing w:val="-10"/>
              </w:rPr>
            </w:pPr>
            <w:r>
              <w:rPr>
                <w:spacing w:val="-10"/>
              </w:rPr>
              <w:t>3</w:t>
            </w:r>
          </w:p>
        </w:tc>
        <w:tc>
          <w:tcPr>
            <w:tcW w:w="4419" w:type="dxa"/>
          </w:tcPr>
          <w:p w14:paraId="6E1D0C8B" w14:textId="59C354B6" w:rsidR="00D0667F" w:rsidRDefault="00A61D2F">
            <w:pPr>
              <w:pStyle w:val="TableParagraph"/>
            </w:pPr>
            <w:r>
              <w:t xml:space="preserve">Reviewed all document and consulted – simplified language, harmonized within industry added </w:t>
            </w:r>
            <w:r w:rsidR="00D21343">
              <w:t>Medication Process.</w:t>
            </w:r>
          </w:p>
        </w:tc>
      </w:tr>
    </w:tbl>
    <w:p w14:paraId="672A6659" w14:textId="619B6830" w:rsidR="00BC4F81" w:rsidRDefault="00BC4F81"/>
    <w:p w14:paraId="42CE0CB8" w14:textId="77777777" w:rsidR="00727B1B" w:rsidRDefault="00727B1B"/>
    <w:p w14:paraId="2B401DBC" w14:textId="2412397A" w:rsidR="00FC5E4A" w:rsidRDefault="00E75A28" w:rsidP="000E71CF">
      <w:pPr>
        <w:rPr>
          <w:rFonts w:asciiTheme="minorHAnsi" w:hAnsiTheme="minorHAnsi" w:cstheme="minorHAnsi"/>
          <w:lang w:val="en-NZ"/>
        </w:rPr>
      </w:pPr>
      <w:r>
        <w:rPr>
          <w:b/>
          <w:bCs/>
          <w:sz w:val="48"/>
          <w:szCs w:val="48"/>
        </w:rPr>
        <w:br w:type="page"/>
      </w:r>
    </w:p>
    <w:p w14:paraId="628F0B0D" w14:textId="2ED0813C" w:rsidR="00FC5E4A" w:rsidRPr="0089687D" w:rsidRDefault="00FC5E4A" w:rsidP="008520A8">
      <w:pPr>
        <w:pStyle w:val="Heading1"/>
        <w:ind w:left="0" w:right="360" w:firstLine="0"/>
        <w:jc w:val="both"/>
      </w:pPr>
      <w:bookmarkStart w:id="139" w:name="_Toc197500678"/>
      <w:bookmarkStart w:id="140" w:name="_Toc210056107"/>
      <w:r>
        <w:lastRenderedPageBreak/>
        <w:t>DEFINITIONS APPLICABLE TO THIS POLICY</w:t>
      </w:r>
      <w:bookmarkEnd w:id="139"/>
      <w:r w:rsidR="007147EA">
        <w:t xml:space="preserve"> (normative)</w:t>
      </w:r>
      <w:bookmarkEnd w:id="140"/>
    </w:p>
    <w:p w14:paraId="24A7CCC3" w14:textId="77777777" w:rsidR="00FC5E4A" w:rsidRDefault="00FC5E4A" w:rsidP="008520A8">
      <w:pPr>
        <w:ind w:right="360"/>
        <w:jc w:val="both"/>
        <w:rPr>
          <w:rFonts w:asciiTheme="minorHAnsi" w:hAnsiTheme="minorHAnsi" w:cstheme="minorHAnsi"/>
          <w:lang w:val="en-NZ"/>
        </w:rPr>
      </w:pPr>
      <w:r w:rsidRPr="003B5D50">
        <w:rPr>
          <w:rFonts w:asciiTheme="minorHAnsi" w:hAnsiTheme="minorHAnsi" w:cstheme="minorHAnsi"/>
          <w:lang w:val="en-NZ"/>
        </w:rPr>
        <w:t>The following terms appear throughout the policy, its appendices and schedules and are defined as follows for the purpose of this policy:</w:t>
      </w:r>
    </w:p>
    <w:p w14:paraId="546722EA" w14:textId="77777777" w:rsidR="00FC5E4A" w:rsidRDefault="00FC5E4A" w:rsidP="008520A8">
      <w:pPr>
        <w:ind w:right="360"/>
        <w:jc w:val="both"/>
        <w:rPr>
          <w:rFonts w:asciiTheme="minorHAnsi" w:hAnsiTheme="minorHAnsi" w:cstheme="minorHAnsi"/>
          <w:b/>
          <w:lang w:val="en-NZ"/>
        </w:rPr>
      </w:pPr>
    </w:p>
    <w:p w14:paraId="13B34F31" w14:textId="29F36850" w:rsidR="00FC5E4A" w:rsidRDefault="00FC5E4A" w:rsidP="008520A8">
      <w:pPr>
        <w:ind w:right="360"/>
        <w:jc w:val="both"/>
        <w:rPr>
          <w:rFonts w:asciiTheme="minorHAnsi" w:hAnsiTheme="minorHAnsi" w:cstheme="minorHAnsi"/>
          <w:lang w:val="en-NZ"/>
        </w:rPr>
      </w:pPr>
      <w:r w:rsidRPr="0011130B">
        <w:rPr>
          <w:rFonts w:asciiTheme="minorHAnsi" w:hAnsiTheme="minorHAnsi" w:cstheme="minorHAnsi"/>
          <w:b/>
          <w:i/>
          <w:lang w:val="en-NZ"/>
        </w:rPr>
        <w:t xml:space="preserve">“ADULTERATION” - </w:t>
      </w:r>
      <w:r w:rsidRPr="0011130B">
        <w:rPr>
          <w:rFonts w:asciiTheme="minorHAnsi" w:hAnsiTheme="minorHAnsi" w:cstheme="minorHAnsi"/>
          <w:lang w:val="en-NZ"/>
        </w:rPr>
        <w:t>refers to the deliberate use of a substance to compromise or attempt to compromise the integrity of a urine or other s</w:t>
      </w:r>
      <w:r w:rsidR="00233DE0">
        <w:rPr>
          <w:rFonts w:asciiTheme="minorHAnsi" w:hAnsiTheme="minorHAnsi" w:cstheme="minorHAnsi"/>
          <w:lang w:val="en-NZ"/>
        </w:rPr>
        <w:t xml:space="preserve">ample used for drug or alcohol testing </w:t>
      </w:r>
      <w:r w:rsidRPr="0011130B">
        <w:rPr>
          <w:rFonts w:asciiTheme="minorHAnsi" w:hAnsiTheme="minorHAnsi" w:cstheme="minorHAnsi"/>
          <w:lang w:val="en-NZ"/>
        </w:rPr>
        <w:t xml:space="preserve">le, or providing a substitute </w:t>
      </w:r>
      <w:r w:rsidR="004E5161">
        <w:rPr>
          <w:rFonts w:asciiTheme="minorHAnsi" w:hAnsiTheme="minorHAnsi" w:cstheme="minorHAnsi"/>
          <w:lang w:val="en-NZ"/>
        </w:rPr>
        <w:t>sample</w:t>
      </w:r>
      <w:r w:rsidRPr="0011130B">
        <w:rPr>
          <w:rFonts w:asciiTheme="minorHAnsi" w:hAnsiTheme="minorHAnsi" w:cstheme="minorHAnsi"/>
          <w:lang w:val="en-NZ"/>
        </w:rPr>
        <w:t xml:space="preserve">, in order to give or attempt to give an altered or false result to the Drug test. </w:t>
      </w:r>
    </w:p>
    <w:p w14:paraId="60F1B8A8" w14:textId="77777777" w:rsidR="00FC5E4A" w:rsidRPr="003B5D50" w:rsidRDefault="00FC5E4A" w:rsidP="008520A8">
      <w:pPr>
        <w:ind w:right="360"/>
        <w:jc w:val="both"/>
        <w:rPr>
          <w:rFonts w:asciiTheme="minorHAnsi" w:hAnsiTheme="minorHAnsi" w:cstheme="minorHAnsi"/>
          <w:b/>
          <w:lang w:val="en-NZ"/>
        </w:rPr>
      </w:pPr>
    </w:p>
    <w:p w14:paraId="3445E52A" w14:textId="5E4C7FEB" w:rsidR="00FC5E4A" w:rsidRDefault="00FC5E4A" w:rsidP="008520A8">
      <w:pPr>
        <w:ind w:right="90"/>
        <w:jc w:val="both"/>
        <w:rPr>
          <w:rFonts w:asciiTheme="minorHAnsi" w:hAnsiTheme="minorHAnsi" w:cstheme="minorHAnsi"/>
        </w:rPr>
      </w:pPr>
      <w:r>
        <w:rPr>
          <w:rFonts w:asciiTheme="minorHAnsi" w:hAnsiTheme="minorHAnsi" w:cstheme="minorHAnsi"/>
          <w:b/>
          <w:bCs/>
          <w:i/>
          <w:iCs/>
        </w:rPr>
        <w:t>“</w:t>
      </w:r>
      <w:r w:rsidRPr="0011130B">
        <w:rPr>
          <w:rFonts w:asciiTheme="minorHAnsi" w:hAnsiTheme="minorHAnsi" w:cstheme="minorHAnsi"/>
          <w:b/>
          <w:bCs/>
          <w:i/>
          <w:iCs/>
        </w:rPr>
        <w:t>ALCOHOL</w:t>
      </w:r>
      <w:r>
        <w:rPr>
          <w:rFonts w:asciiTheme="minorHAnsi" w:hAnsiTheme="minorHAnsi" w:cstheme="minorHAnsi"/>
          <w:b/>
          <w:bCs/>
          <w:i/>
          <w:iCs/>
        </w:rPr>
        <w:t>”</w:t>
      </w:r>
      <w:r w:rsidRPr="003B5D50">
        <w:rPr>
          <w:rFonts w:asciiTheme="minorHAnsi" w:hAnsiTheme="minorHAnsi" w:cstheme="minorHAnsi"/>
          <w:b/>
          <w:bCs/>
        </w:rPr>
        <w:t xml:space="preserve"> – </w:t>
      </w:r>
      <w:r w:rsidRPr="003B5D50">
        <w:rPr>
          <w:rFonts w:asciiTheme="minorHAnsi" w:hAnsiTheme="minorHAnsi" w:cstheme="minorHAnsi"/>
        </w:rPr>
        <w:t>The term “alcohol” refers to any beverage that contains ethyl alcohol (ethanol), including but not limited to beer, wine and distilled spirits and any medication containing Alcohol</w:t>
      </w:r>
      <w:r w:rsidR="004E5161">
        <w:rPr>
          <w:rFonts w:asciiTheme="minorHAnsi" w:hAnsiTheme="minorHAnsi" w:cstheme="minorHAnsi"/>
        </w:rPr>
        <w:t xml:space="preserve"> for example cough medication</w:t>
      </w:r>
      <w:r w:rsidRPr="003B5D50">
        <w:rPr>
          <w:rFonts w:asciiTheme="minorHAnsi" w:hAnsiTheme="minorHAnsi" w:cstheme="minorHAnsi"/>
        </w:rPr>
        <w:t>.</w:t>
      </w:r>
    </w:p>
    <w:p w14:paraId="787557D1" w14:textId="77777777" w:rsidR="00FC5E4A" w:rsidRDefault="00FC5E4A" w:rsidP="008520A8">
      <w:pPr>
        <w:ind w:right="90"/>
        <w:jc w:val="both"/>
        <w:rPr>
          <w:rFonts w:asciiTheme="minorHAnsi" w:hAnsiTheme="minorHAnsi" w:cstheme="minorHAnsi"/>
        </w:rPr>
      </w:pPr>
    </w:p>
    <w:p w14:paraId="48B6EBC7" w14:textId="284DE546" w:rsidR="00FC5E4A" w:rsidRDefault="3037BA38" w:rsidP="008520A8">
      <w:pPr>
        <w:ind w:right="90"/>
        <w:jc w:val="both"/>
        <w:rPr>
          <w:rFonts w:asciiTheme="minorHAnsi" w:hAnsiTheme="minorHAnsi" w:cstheme="minorBidi"/>
          <w:lang w:val="en-NZ"/>
        </w:rPr>
      </w:pPr>
      <w:r w:rsidRPr="6EA73717">
        <w:rPr>
          <w:rFonts w:ascii="CG Omega" w:hAnsi="CG Omega" w:cstheme="minorBidi"/>
          <w:b/>
          <w:bCs/>
          <w:i/>
          <w:iCs/>
          <w:lang w:val="en-NZ"/>
        </w:rPr>
        <w:t>“</w:t>
      </w:r>
      <w:r w:rsidRPr="6EA73717">
        <w:rPr>
          <w:rFonts w:asciiTheme="minorHAnsi" w:hAnsiTheme="minorHAnsi" w:cstheme="minorBidi"/>
          <w:b/>
          <w:bCs/>
          <w:i/>
          <w:iCs/>
          <w:lang w:val="en-NZ"/>
        </w:rPr>
        <w:t>ALCOHOL AND DRUG FREE WORKPLACE” - refers</w:t>
      </w:r>
      <w:r w:rsidRPr="6EA73717">
        <w:rPr>
          <w:rFonts w:asciiTheme="minorHAnsi" w:hAnsiTheme="minorHAnsi" w:cstheme="minorBidi"/>
          <w:lang w:val="en-NZ"/>
        </w:rPr>
        <w:t xml:space="preserve"> to a workplace that is free from the </w:t>
      </w:r>
      <w:r w:rsidR="7575C9ED" w:rsidRPr="6EA73717">
        <w:rPr>
          <w:rFonts w:asciiTheme="minorHAnsi" w:hAnsiTheme="minorHAnsi" w:cstheme="minorBidi"/>
          <w:lang w:val="en-NZ"/>
        </w:rPr>
        <w:t xml:space="preserve">risk resulting </w:t>
      </w:r>
      <w:r w:rsidR="09219687" w:rsidRPr="6EA73717">
        <w:rPr>
          <w:rFonts w:asciiTheme="minorHAnsi" w:hAnsiTheme="minorHAnsi" w:cstheme="minorBidi"/>
          <w:lang w:val="en-NZ"/>
        </w:rPr>
        <w:t>from</w:t>
      </w:r>
      <w:r w:rsidR="47D34C60" w:rsidRPr="6EA73717">
        <w:rPr>
          <w:rFonts w:asciiTheme="minorHAnsi" w:hAnsiTheme="minorHAnsi" w:cstheme="minorBidi"/>
          <w:lang w:val="en-NZ"/>
        </w:rPr>
        <w:t xml:space="preserve"> the</w:t>
      </w:r>
      <w:r w:rsidR="6E7DE533" w:rsidRPr="6EA73717">
        <w:rPr>
          <w:rFonts w:asciiTheme="minorHAnsi" w:hAnsiTheme="minorHAnsi" w:cstheme="minorBidi"/>
          <w:lang w:val="en-NZ"/>
        </w:rPr>
        <w:t xml:space="preserve"> </w:t>
      </w:r>
      <w:r w:rsidR="43E5B456" w:rsidRPr="6EA73717">
        <w:rPr>
          <w:rFonts w:asciiTheme="minorHAnsi" w:hAnsiTheme="minorHAnsi" w:cstheme="minorBidi"/>
          <w:lang w:val="en-NZ"/>
        </w:rPr>
        <w:t xml:space="preserve">effects of </w:t>
      </w:r>
      <w:r w:rsidRPr="6EA73717">
        <w:rPr>
          <w:rFonts w:asciiTheme="minorHAnsi" w:hAnsiTheme="minorHAnsi" w:cstheme="minorBidi"/>
          <w:lang w:val="en-NZ"/>
        </w:rPr>
        <w:t xml:space="preserve">use, sale, transfer or possession of </w:t>
      </w:r>
      <w:r w:rsidR="57221253" w:rsidRPr="6EA73717">
        <w:rPr>
          <w:rFonts w:asciiTheme="minorHAnsi" w:hAnsiTheme="minorHAnsi" w:cstheme="minorBidi"/>
          <w:lang w:val="en-NZ"/>
        </w:rPr>
        <w:t>d</w:t>
      </w:r>
      <w:r w:rsidRPr="6EA73717">
        <w:rPr>
          <w:rFonts w:asciiTheme="minorHAnsi" w:hAnsiTheme="minorHAnsi" w:cstheme="minorBidi"/>
          <w:lang w:val="en-NZ"/>
        </w:rPr>
        <w:t xml:space="preserve">rugs or </w:t>
      </w:r>
      <w:r w:rsidR="0F3EB07A" w:rsidRPr="6EA73717">
        <w:rPr>
          <w:rFonts w:asciiTheme="minorHAnsi" w:hAnsiTheme="minorHAnsi" w:cstheme="minorBidi"/>
          <w:lang w:val="en-NZ"/>
        </w:rPr>
        <w:t>a</w:t>
      </w:r>
      <w:r w:rsidRPr="6EA73717">
        <w:rPr>
          <w:rFonts w:asciiTheme="minorHAnsi" w:hAnsiTheme="minorHAnsi" w:cstheme="minorBidi"/>
          <w:lang w:val="en-NZ"/>
        </w:rPr>
        <w:t>lcohol</w:t>
      </w:r>
    </w:p>
    <w:p w14:paraId="2C801F10" w14:textId="77777777" w:rsidR="00FC5E4A" w:rsidRDefault="00FC5E4A" w:rsidP="008520A8">
      <w:pPr>
        <w:ind w:right="90"/>
        <w:jc w:val="both"/>
        <w:rPr>
          <w:rFonts w:asciiTheme="minorHAnsi" w:hAnsiTheme="minorHAnsi" w:cstheme="minorHAnsi"/>
        </w:rPr>
      </w:pPr>
    </w:p>
    <w:p w14:paraId="4A34869F" w14:textId="7465FCFC" w:rsidR="00FC5E4A" w:rsidRPr="0011130B" w:rsidRDefault="00E579B9" w:rsidP="008520A8">
      <w:pPr>
        <w:ind w:right="90"/>
        <w:jc w:val="both"/>
        <w:rPr>
          <w:rFonts w:asciiTheme="minorHAnsi" w:hAnsiTheme="minorHAnsi" w:cstheme="minorHAnsi"/>
          <w:b/>
          <w:lang w:val="en-NZ"/>
        </w:rPr>
      </w:pPr>
      <w:r>
        <w:rPr>
          <w:rFonts w:asciiTheme="minorHAnsi" w:hAnsiTheme="minorHAnsi" w:cstheme="minorHAnsi"/>
          <w:b/>
          <w:i/>
          <w:lang w:val="en-NZ"/>
        </w:rPr>
        <w:t>“</w:t>
      </w:r>
      <w:r w:rsidR="00FC5E4A" w:rsidRPr="00E579B9">
        <w:rPr>
          <w:rFonts w:asciiTheme="minorHAnsi" w:hAnsiTheme="minorHAnsi" w:cstheme="minorHAnsi"/>
          <w:b/>
          <w:i/>
          <w:lang w:val="en-NZ"/>
        </w:rPr>
        <w:t>C</w:t>
      </w:r>
      <w:r w:rsidRPr="00E579B9">
        <w:rPr>
          <w:rFonts w:asciiTheme="minorHAnsi" w:hAnsiTheme="minorHAnsi" w:cstheme="minorHAnsi"/>
          <w:b/>
          <w:i/>
          <w:lang w:val="en-NZ"/>
        </w:rPr>
        <w:t>OLLECTOR</w:t>
      </w:r>
      <w:r w:rsidR="00FC5E4A" w:rsidRPr="00E579B9">
        <w:rPr>
          <w:rFonts w:asciiTheme="minorHAnsi" w:hAnsiTheme="minorHAnsi" w:cstheme="minorHAnsi"/>
          <w:b/>
          <w:i/>
          <w:lang w:val="en-NZ"/>
        </w:rPr>
        <w:t xml:space="preserve"> </w:t>
      </w:r>
      <w:r w:rsidRPr="00E579B9">
        <w:rPr>
          <w:rFonts w:asciiTheme="minorHAnsi" w:hAnsiTheme="minorHAnsi" w:cstheme="minorHAnsi"/>
          <w:b/>
          <w:i/>
          <w:lang w:val="en-NZ"/>
        </w:rPr>
        <w:t>OR</w:t>
      </w:r>
      <w:r w:rsidR="00FC5E4A" w:rsidRPr="00E579B9">
        <w:rPr>
          <w:rFonts w:asciiTheme="minorHAnsi" w:hAnsiTheme="minorHAnsi" w:cstheme="minorHAnsi"/>
          <w:b/>
          <w:i/>
          <w:lang w:val="en-NZ"/>
        </w:rPr>
        <w:t xml:space="preserve"> </w:t>
      </w:r>
      <w:r w:rsidRPr="00E579B9">
        <w:rPr>
          <w:rFonts w:asciiTheme="minorHAnsi" w:hAnsiTheme="minorHAnsi" w:cstheme="minorHAnsi"/>
          <w:b/>
          <w:i/>
          <w:lang w:val="en-NZ"/>
        </w:rPr>
        <w:t>TESTER</w:t>
      </w:r>
      <w:r w:rsidR="00CB3025" w:rsidRPr="00E579B9">
        <w:rPr>
          <w:rFonts w:asciiTheme="minorHAnsi" w:hAnsiTheme="minorHAnsi" w:cstheme="minorHAnsi"/>
          <w:b/>
          <w:i/>
          <w:lang w:val="en-NZ"/>
        </w:rPr>
        <w:t>- Q</w:t>
      </w:r>
      <w:r w:rsidRPr="00E579B9">
        <w:rPr>
          <w:rFonts w:asciiTheme="minorHAnsi" w:hAnsiTheme="minorHAnsi" w:cstheme="minorHAnsi"/>
          <w:b/>
          <w:i/>
          <w:lang w:val="en-NZ"/>
        </w:rPr>
        <w:t>UALIFIED</w:t>
      </w:r>
      <w:r w:rsidR="002C0FF3">
        <w:rPr>
          <w:rFonts w:asciiTheme="minorHAnsi" w:hAnsiTheme="minorHAnsi" w:cstheme="minorHAnsi"/>
          <w:b/>
          <w:i/>
          <w:lang w:val="en-NZ"/>
        </w:rPr>
        <w:t xml:space="preserve"> </w:t>
      </w:r>
      <w:r w:rsidR="00731BBB" w:rsidRPr="00E579B9">
        <w:rPr>
          <w:rFonts w:asciiTheme="minorHAnsi" w:hAnsiTheme="minorHAnsi" w:cstheme="minorHAnsi"/>
          <w:b/>
          <w:i/>
          <w:lang w:val="en-NZ"/>
        </w:rPr>
        <w:t>(QCT)</w:t>
      </w:r>
      <w:r>
        <w:rPr>
          <w:rFonts w:asciiTheme="minorHAnsi" w:hAnsiTheme="minorHAnsi" w:cstheme="minorHAnsi"/>
          <w:b/>
          <w:i/>
          <w:lang w:val="en-NZ"/>
        </w:rPr>
        <w:t>”</w:t>
      </w:r>
      <w:r w:rsidR="00FC5E4A" w:rsidRPr="00E579B9">
        <w:rPr>
          <w:rFonts w:asciiTheme="minorHAnsi" w:hAnsiTheme="minorHAnsi" w:cstheme="minorHAnsi"/>
          <w:b/>
          <w:i/>
          <w:sz w:val="24"/>
          <w:szCs w:val="24"/>
          <w:lang w:val="en-NZ"/>
        </w:rPr>
        <w:t xml:space="preserve"> </w:t>
      </w:r>
      <w:r w:rsidR="00FC5E4A" w:rsidRPr="0011130B">
        <w:rPr>
          <w:rFonts w:asciiTheme="minorHAnsi" w:hAnsiTheme="minorHAnsi" w:cstheme="minorHAnsi"/>
          <w:b/>
          <w:i/>
          <w:lang w:val="en-NZ"/>
        </w:rPr>
        <w:t xml:space="preserve">- </w:t>
      </w:r>
      <w:r w:rsidR="00FC5E4A" w:rsidRPr="0011130B">
        <w:rPr>
          <w:rFonts w:asciiTheme="minorHAnsi" w:hAnsiTheme="minorHAnsi" w:cstheme="minorHAnsi"/>
          <w:lang w:val="en-NZ"/>
        </w:rPr>
        <w:t>means a person who has successfully completed an NZQA unit standard training for specimen collection, storage, testing, handling and dispatch in compliance with the current AS/NZ standard (currently 4308:20</w:t>
      </w:r>
      <w:r w:rsidR="00FC5E4A">
        <w:rPr>
          <w:rFonts w:asciiTheme="minorHAnsi" w:hAnsiTheme="minorHAnsi" w:cstheme="minorHAnsi"/>
          <w:lang w:val="en-NZ"/>
        </w:rPr>
        <w:t>23 /urine, AS/NZS</w:t>
      </w:r>
      <w:r w:rsidR="002C0FF3">
        <w:rPr>
          <w:rFonts w:asciiTheme="minorHAnsi" w:hAnsiTheme="minorHAnsi" w:cstheme="minorHAnsi"/>
          <w:lang w:val="en-NZ"/>
        </w:rPr>
        <w:t xml:space="preserve"> </w:t>
      </w:r>
      <w:r w:rsidR="00FC5E4A">
        <w:rPr>
          <w:rFonts w:asciiTheme="minorHAnsi" w:hAnsiTheme="minorHAnsi" w:cstheme="minorHAnsi"/>
          <w:lang w:val="en-NZ"/>
        </w:rPr>
        <w:t>4760:2019/Oral fluid and AS3547:2019 alcohol</w:t>
      </w:r>
      <w:r w:rsidR="00FC5E4A" w:rsidRPr="0011130B">
        <w:rPr>
          <w:rFonts w:asciiTheme="minorHAnsi" w:hAnsiTheme="minorHAnsi" w:cstheme="minorHAnsi"/>
          <w:lang w:val="en-NZ"/>
        </w:rPr>
        <w:t xml:space="preserve">). </w:t>
      </w:r>
      <w:r w:rsidR="005A6FF6">
        <w:rPr>
          <w:rFonts w:asciiTheme="minorHAnsi" w:hAnsiTheme="minorHAnsi" w:cstheme="minorHAnsi"/>
          <w:lang w:val="en-NZ"/>
        </w:rPr>
        <w:t>Urine is NZQA Unit standards</w:t>
      </w:r>
      <w:r w:rsidR="00131DC1">
        <w:rPr>
          <w:rFonts w:asciiTheme="minorHAnsi" w:hAnsiTheme="minorHAnsi" w:cstheme="minorHAnsi"/>
          <w:lang w:val="en-NZ"/>
        </w:rPr>
        <w:t xml:space="preserve"> 25458 and </w:t>
      </w:r>
      <w:r w:rsidR="00224BF8">
        <w:rPr>
          <w:rFonts w:asciiTheme="minorHAnsi" w:hAnsiTheme="minorHAnsi" w:cstheme="minorHAnsi"/>
          <w:lang w:val="en-NZ"/>
        </w:rPr>
        <w:t>25511,</w:t>
      </w:r>
      <w:r w:rsidR="00131DC1">
        <w:rPr>
          <w:rFonts w:asciiTheme="minorHAnsi" w:hAnsiTheme="minorHAnsi" w:cstheme="minorHAnsi"/>
          <w:lang w:val="en-NZ"/>
        </w:rPr>
        <w:t xml:space="preserve"> and Oral fluid NZQA unit standards is 32327 and 32328</w:t>
      </w:r>
      <w:r w:rsidR="00791C04">
        <w:rPr>
          <w:rFonts w:asciiTheme="minorHAnsi" w:hAnsiTheme="minorHAnsi" w:cstheme="minorHAnsi"/>
          <w:lang w:val="en-NZ"/>
        </w:rPr>
        <w:t>.</w:t>
      </w:r>
      <w:r w:rsidR="00FC5E4A" w:rsidRPr="0011130B">
        <w:rPr>
          <w:rFonts w:asciiTheme="minorHAnsi" w:hAnsiTheme="minorHAnsi" w:cstheme="minorHAnsi"/>
          <w:lang w:val="en-NZ"/>
        </w:rPr>
        <w:t xml:space="preserve"> The person may also be trained in conducting breath alcohol tests.  Persons not holding the required </w:t>
      </w:r>
      <w:r w:rsidR="005708C3">
        <w:rPr>
          <w:rFonts w:asciiTheme="minorHAnsi" w:hAnsiTheme="minorHAnsi" w:cstheme="minorHAnsi"/>
          <w:lang w:val="en-NZ"/>
        </w:rPr>
        <w:t xml:space="preserve">NZQA </w:t>
      </w:r>
      <w:r w:rsidR="00FC5E4A" w:rsidRPr="0011130B">
        <w:rPr>
          <w:rFonts w:asciiTheme="minorHAnsi" w:hAnsiTheme="minorHAnsi" w:cstheme="minorHAnsi"/>
          <w:lang w:val="en-NZ"/>
        </w:rPr>
        <w:t>qualification(s)</w:t>
      </w:r>
      <w:r w:rsidR="00791C04">
        <w:rPr>
          <w:rFonts w:asciiTheme="minorHAnsi" w:hAnsiTheme="minorHAnsi" w:cstheme="minorHAnsi"/>
          <w:lang w:val="en-NZ"/>
        </w:rPr>
        <w:t xml:space="preserve"> or refresher </w:t>
      </w:r>
      <w:r w:rsidR="00AB0938">
        <w:rPr>
          <w:rFonts w:asciiTheme="minorHAnsi" w:hAnsiTheme="minorHAnsi" w:cstheme="minorHAnsi"/>
          <w:lang w:val="en-NZ"/>
        </w:rPr>
        <w:t>certificates</w:t>
      </w:r>
      <w:r w:rsidR="00791C04">
        <w:rPr>
          <w:rFonts w:asciiTheme="minorHAnsi" w:hAnsiTheme="minorHAnsi" w:cstheme="minorHAnsi"/>
          <w:lang w:val="en-NZ"/>
        </w:rPr>
        <w:t xml:space="preserve"> </w:t>
      </w:r>
      <w:r w:rsidR="00AB0938">
        <w:rPr>
          <w:rFonts w:asciiTheme="minorHAnsi" w:hAnsiTheme="minorHAnsi" w:cstheme="minorHAnsi"/>
          <w:lang w:val="en-NZ"/>
        </w:rPr>
        <w:t xml:space="preserve">as </w:t>
      </w:r>
      <w:r w:rsidR="00791C04">
        <w:rPr>
          <w:rFonts w:asciiTheme="minorHAnsi" w:hAnsiTheme="minorHAnsi" w:cstheme="minorHAnsi"/>
          <w:lang w:val="en-NZ"/>
        </w:rPr>
        <w:t>required every 3 years</w:t>
      </w:r>
      <w:r w:rsidR="00FC5E4A" w:rsidRPr="0011130B">
        <w:rPr>
          <w:rFonts w:asciiTheme="minorHAnsi" w:hAnsiTheme="minorHAnsi" w:cstheme="minorHAnsi"/>
          <w:lang w:val="en-NZ"/>
        </w:rPr>
        <w:t xml:space="preserve"> are prohibited from conducting testing under the terms of this Policy.</w:t>
      </w:r>
    </w:p>
    <w:p w14:paraId="1EEDEE87" w14:textId="77777777" w:rsidR="00FC5E4A" w:rsidRPr="0011130B" w:rsidRDefault="00FC5E4A" w:rsidP="008520A8">
      <w:pPr>
        <w:ind w:right="90"/>
        <w:jc w:val="both"/>
        <w:rPr>
          <w:rFonts w:asciiTheme="minorHAnsi" w:hAnsiTheme="minorHAnsi" w:cstheme="minorHAnsi"/>
          <w:b/>
          <w:lang w:val="en-NZ"/>
        </w:rPr>
      </w:pPr>
    </w:p>
    <w:p w14:paraId="6FB15933" w14:textId="47E0C640" w:rsidR="00FC5E4A" w:rsidRPr="0011130B" w:rsidRDefault="00FC5E4A" w:rsidP="008520A8">
      <w:pPr>
        <w:ind w:right="90"/>
        <w:jc w:val="both"/>
        <w:rPr>
          <w:rFonts w:asciiTheme="minorHAnsi" w:hAnsiTheme="minorHAnsi" w:cstheme="minorHAnsi"/>
          <w:b/>
          <w:lang w:val="en-NZ"/>
        </w:rPr>
      </w:pPr>
      <w:r>
        <w:rPr>
          <w:rFonts w:asciiTheme="minorHAnsi" w:hAnsiTheme="minorHAnsi" w:cstheme="minorHAnsi"/>
          <w:b/>
          <w:i/>
          <w:lang w:val="en-NZ"/>
        </w:rPr>
        <w:t xml:space="preserve">“COMPANY BUSINESS” - </w:t>
      </w:r>
      <w:r w:rsidRPr="0011130B">
        <w:rPr>
          <w:rFonts w:asciiTheme="minorHAnsi" w:hAnsiTheme="minorHAnsi" w:cstheme="minorHAnsi"/>
          <w:lang w:val="en-NZ"/>
        </w:rPr>
        <w:t xml:space="preserve">means work carried out by an employee, whether on </w:t>
      </w:r>
      <w:r w:rsidR="00AB0938">
        <w:rPr>
          <w:rFonts w:asciiTheme="minorHAnsi" w:hAnsiTheme="minorHAnsi" w:cstheme="minorHAnsi"/>
          <w:lang w:val="en-NZ"/>
        </w:rPr>
        <w:t xml:space="preserve">Alliance </w:t>
      </w:r>
      <w:r w:rsidR="00E87F2B">
        <w:rPr>
          <w:rFonts w:asciiTheme="minorHAnsi" w:hAnsiTheme="minorHAnsi" w:cstheme="minorHAnsi"/>
          <w:lang w:val="en-NZ"/>
        </w:rPr>
        <w:t xml:space="preserve">work sites </w:t>
      </w:r>
      <w:r w:rsidRPr="0011130B">
        <w:rPr>
          <w:rFonts w:asciiTheme="minorHAnsi" w:hAnsiTheme="minorHAnsi" w:cstheme="minorHAnsi"/>
          <w:lang w:val="en-NZ"/>
        </w:rPr>
        <w:t xml:space="preserve"> or </w:t>
      </w:r>
      <w:r w:rsidR="00E87F2B">
        <w:rPr>
          <w:rFonts w:asciiTheme="minorHAnsi" w:hAnsiTheme="minorHAnsi" w:cstheme="minorHAnsi"/>
          <w:lang w:val="en-NZ"/>
        </w:rPr>
        <w:t xml:space="preserve">representing Alliance </w:t>
      </w:r>
      <w:r w:rsidRPr="0011130B">
        <w:rPr>
          <w:rFonts w:asciiTheme="minorHAnsi" w:hAnsiTheme="minorHAnsi" w:cstheme="minorHAnsi"/>
          <w:lang w:val="en-NZ"/>
        </w:rPr>
        <w:t>elsewhere, including driving for the purpose of work on public or private roads.</w:t>
      </w:r>
    </w:p>
    <w:p w14:paraId="01B7DB9D" w14:textId="77777777" w:rsidR="00FC5E4A" w:rsidRPr="003B5D50" w:rsidRDefault="00FC5E4A" w:rsidP="008520A8">
      <w:pPr>
        <w:ind w:right="90"/>
        <w:jc w:val="both"/>
        <w:rPr>
          <w:rFonts w:asciiTheme="minorHAnsi" w:hAnsiTheme="minorHAnsi" w:cstheme="minorHAnsi"/>
        </w:rPr>
      </w:pPr>
    </w:p>
    <w:p w14:paraId="0570C0AC" w14:textId="336054DA" w:rsidR="00FC5E4A" w:rsidRPr="0011130B" w:rsidRDefault="00FC5E4A" w:rsidP="008520A8">
      <w:pPr>
        <w:ind w:right="90"/>
        <w:jc w:val="both"/>
        <w:rPr>
          <w:rFonts w:asciiTheme="minorHAnsi" w:hAnsiTheme="minorHAnsi" w:cstheme="minorHAnsi"/>
          <w:b/>
          <w:i/>
          <w:lang w:val="en-NZ"/>
        </w:rPr>
      </w:pPr>
      <w:r w:rsidRPr="00264F48">
        <w:rPr>
          <w:rFonts w:asciiTheme="minorHAnsi" w:hAnsiTheme="minorHAnsi" w:cstheme="minorHAnsi"/>
          <w:b/>
          <w:i/>
          <w:lang w:val="en-NZ"/>
        </w:rPr>
        <w:t>“DRUG</w:t>
      </w:r>
      <w:r w:rsidR="002C0FF3">
        <w:rPr>
          <w:rFonts w:asciiTheme="minorHAnsi" w:hAnsiTheme="minorHAnsi" w:cstheme="minorHAnsi"/>
          <w:b/>
          <w:i/>
          <w:lang w:val="en-NZ"/>
        </w:rPr>
        <w:t>(s)</w:t>
      </w:r>
      <w:r w:rsidRPr="00264F48">
        <w:rPr>
          <w:rFonts w:asciiTheme="minorHAnsi" w:hAnsiTheme="minorHAnsi" w:cstheme="minorHAnsi"/>
          <w:b/>
          <w:i/>
          <w:lang w:val="en-NZ"/>
        </w:rPr>
        <w:t>”</w:t>
      </w:r>
      <w:r>
        <w:rPr>
          <w:rFonts w:asciiTheme="minorHAnsi" w:hAnsiTheme="minorHAnsi" w:cstheme="minorHAnsi"/>
          <w:b/>
          <w:iCs/>
          <w:lang w:val="en-NZ"/>
        </w:rPr>
        <w:t xml:space="preserve"> - </w:t>
      </w:r>
      <w:r w:rsidRPr="003B5D50">
        <w:rPr>
          <w:rFonts w:asciiTheme="minorHAnsi" w:hAnsiTheme="minorHAnsi" w:cstheme="minorHAnsi"/>
        </w:rPr>
        <w:t xml:space="preserve">-Includes </w:t>
      </w:r>
      <w:r w:rsidRPr="0011130B">
        <w:rPr>
          <w:rFonts w:asciiTheme="minorHAnsi" w:hAnsiTheme="minorHAnsi" w:cstheme="minorHAnsi"/>
          <w:lang w:val="en-NZ"/>
        </w:rPr>
        <w:t xml:space="preserve">illicit, restricted and some </w:t>
      </w:r>
      <w:r>
        <w:rPr>
          <w:rFonts w:asciiTheme="minorHAnsi" w:hAnsiTheme="minorHAnsi" w:cstheme="minorHAnsi"/>
          <w:lang w:val="en-NZ"/>
        </w:rPr>
        <w:t>prescribed or over the counter medications with</w:t>
      </w:r>
      <w:r w:rsidRPr="0011130B">
        <w:rPr>
          <w:rFonts w:asciiTheme="minorHAnsi" w:hAnsiTheme="minorHAnsi" w:cstheme="minorHAnsi"/>
          <w:lang w:val="en-NZ"/>
        </w:rPr>
        <w:t xml:space="preserve"> potential to </w:t>
      </w:r>
      <w:r>
        <w:rPr>
          <w:rFonts w:asciiTheme="minorHAnsi" w:hAnsiTheme="minorHAnsi" w:cstheme="minorHAnsi"/>
          <w:lang w:val="en-NZ"/>
        </w:rPr>
        <w:t xml:space="preserve">affect a </w:t>
      </w:r>
      <w:r w:rsidR="009D4DED">
        <w:rPr>
          <w:rFonts w:asciiTheme="minorHAnsi" w:hAnsiTheme="minorHAnsi" w:cstheme="minorHAnsi"/>
          <w:lang w:val="en-NZ"/>
        </w:rPr>
        <w:t>person’s</w:t>
      </w:r>
      <w:r>
        <w:rPr>
          <w:rFonts w:asciiTheme="minorHAnsi" w:hAnsiTheme="minorHAnsi" w:cstheme="minorHAnsi"/>
          <w:lang w:val="en-NZ"/>
        </w:rPr>
        <w:t xml:space="preserve"> ability to work safely</w:t>
      </w:r>
      <w:r w:rsidR="00796535">
        <w:rPr>
          <w:rFonts w:asciiTheme="minorHAnsi" w:hAnsiTheme="minorHAnsi" w:cstheme="minorHAnsi"/>
          <w:lang w:val="en-NZ"/>
        </w:rPr>
        <w:t xml:space="preserve"> (see medications definition)</w:t>
      </w:r>
      <w:r>
        <w:rPr>
          <w:rFonts w:asciiTheme="minorHAnsi" w:hAnsiTheme="minorHAnsi" w:cstheme="minorHAnsi"/>
          <w:lang w:val="en-NZ"/>
        </w:rPr>
        <w:t>, and/or</w:t>
      </w:r>
      <w:r w:rsidRPr="0011130B">
        <w:rPr>
          <w:rFonts w:asciiTheme="minorHAnsi" w:hAnsiTheme="minorHAnsi" w:cstheme="minorHAnsi"/>
          <w:lang w:val="en-NZ"/>
        </w:rPr>
        <w:t xml:space="preserve"> </w:t>
      </w:r>
      <w:r w:rsidRPr="003B5D50">
        <w:rPr>
          <w:rFonts w:asciiTheme="minorHAnsi" w:hAnsiTheme="minorHAnsi" w:cstheme="minorHAnsi"/>
        </w:rPr>
        <w:t>any substances identified in the NZ Misuse of Drugs Act 1975 and amendments and additions</w:t>
      </w:r>
      <w:r>
        <w:rPr>
          <w:rFonts w:asciiTheme="minorHAnsi" w:hAnsiTheme="minorHAnsi" w:cstheme="minorHAnsi"/>
        </w:rPr>
        <w:t xml:space="preserve">, </w:t>
      </w:r>
      <w:r w:rsidR="000D0E79" w:rsidRPr="0011130B">
        <w:rPr>
          <w:rFonts w:asciiTheme="minorHAnsi" w:hAnsiTheme="minorHAnsi" w:cstheme="minorHAnsi"/>
          <w:lang w:val="en-NZ"/>
        </w:rPr>
        <w:t>inc</w:t>
      </w:r>
      <w:r w:rsidR="000D0E79">
        <w:rPr>
          <w:rFonts w:asciiTheme="minorHAnsi" w:hAnsiTheme="minorHAnsi" w:cstheme="minorHAnsi"/>
          <w:lang w:val="en-NZ"/>
        </w:rPr>
        <w:t>luding</w:t>
      </w:r>
      <w:r>
        <w:rPr>
          <w:rFonts w:asciiTheme="minorHAnsi" w:hAnsiTheme="minorHAnsi" w:cstheme="minorHAnsi"/>
          <w:lang w:val="en-NZ"/>
        </w:rPr>
        <w:t xml:space="preserve"> </w:t>
      </w:r>
      <w:r w:rsidRPr="0011130B">
        <w:rPr>
          <w:rFonts w:asciiTheme="minorHAnsi" w:hAnsiTheme="minorHAnsi" w:cstheme="minorHAnsi"/>
          <w:lang w:val="en-NZ"/>
        </w:rPr>
        <w:t>but not limited to</w:t>
      </w:r>
      <w:r>
        <w:rPr>
          <w:rFonts w:asciiTheme="minorHAnsi" w:hAnsiTheme="minorHAnsi" w:cstheme="minorHAnsi"/>
          <w:lang w:val="en-NZ"/>
        </w:rPr>
        <w:t>;</w:t>
      </w:r>
      <w:r w:rsidRPr="0011130B">
        <w:rPr>
          <w:rFonts w:asciiTheme="minorHAnsi" w:hAnsiTheme="minorHAnsi" w:cstheme="minorHAnsi"/>
          <w:lang w:val="en-NZ"/>
        </w:rPr>
        <w:t xml:space="preserve"> cannabis, opiates (such as heroin</w:t>
      </w:r>
      <w:r>
        <w:rPr>
          <w:rFonts w:asciiTheme="minorHAnsi" w:hAnsiTheme="minorHAnsi" w:cstheme="minorHAnsi"/>
          <w:lang w:val="en-NZ"/>
        </w:rPr>
        <w:t>, codeine</w:t>
      </w:r>
      <w:r w:rsidRPr="0011130B">
        <w:rPr>
          <w:rFonts w:asciiTheme="minorHAnsi" w:hAnsiTheme="minorHAnsi" w:cstheme="minorHAnsi"/>
          <w:lang w:val="en-NZ"/>
        </w:rPr>
        <w:t xml:space="preserve"> and morphine), cocaine, meth</w:t>
      </w:r>
      <w:r>
        <w:rPr>
          <w:rFonts w:asciiTheme="minorHAnsi" w:hAnsiTheme="minorHAnsi" w:cstheme="minorHAnsi"/>
          <w:lang w:val="en-NZ"/>
        </w:rPr>
        <w:t>amp</w:t>
      </w:r>
      <w:r w:rsidRPr="0011130B">
        <w:rPr>
          <w:rFonts w:asciiTheme="minorHAnsi" w:hAnsiTheme="minorHAnsi" w:cstheme="minorHAnsi"/>
          <w:lang w:val="en-NZ"/>
        </w:rPr>
        <w:t>hetamine</w:t>
      </w:r>
      <w:r>
        <w:rPr>
          <w:rFonts w:asciiTheme="minorHAnsi" w:hAnsiTheme="minorHAnsi" w:cstheme="minorHAnsi"/>
          <w:lang w:val="en-NZ"/>
        </w:rPr>
        <w:t xml:space="preserve">/amphetamine </w:t>
      </w:r>
      <w:r w:rsidRPr="0011130B">
        <w:rPr>
          <w:rFonts w:asciiTheme="minorHAnsi" w:hAnsiTheme="minorHAnsi" w:cstheme="minorHAnsi"/>
          <w:lang w:val="en-NZ"/>
        </w:rPr>
        <w:t>(</w:t>
      </w:r>
      <w:r>
        <w:rPr>
          <w:rFonts w:asciiTheme="minorHAnsi" w:hAnsiTheme="minorHAnsi" w:cstheme="minorHAnsi"/>
          <w:lang w:val="en-NZ"/>
        </w:rPr>
        <w:t xml:space="preserve">P, </w:t>
      </w:r>
      <w:r w:rsidRPr="0011130B">
        <w:rPr>
          <w:rFonts w:asciiTheme="minorHAnsi" w:hAnsiTheme="minorHAnsi" w:cstheme="minorHAnsi"/>
          <w:lang w:val="en-NZ"/>
        </w:rPr>
        <w:t>speed, ecstasy</w:t>
      </w:r>
      <w:r>
        <w:rPr>
          <w:rFonts w:asciiTheme="minorHAnsi" w:hAnsiTheme="minorHAnsi" w:cstheme="minorHAnsi"/>
          <w:lang w:val="en-NZ"/>
        </w:rPr>
        <w:t>, diet pills</w:t>
      </w:r>
      <w:r w:rsidRPr="0011130B">
        <w:rPr>
          <w:rFonts w:asciiTheme="minorHAnsi" w:hAnsiTheme="minorHAnsi" w:cstheme="minorHAnsi"/>
          <w:lang w:val="en-NZ"/>
        </w:rPr>
        <w:t>),</w:t>
      </w:r>
      <w:r>
        <w:rPr>
          <w:rFonts w:asciiTheme="minorHAnsi" w:hAnsiTheme="minorHAnsi" w:cstheme="minorHAnsi"/>
          <w:lang w:val="en-NZ"/>
        </w:rPr>
        <w:t xml:space="preserve"> B</w:t>
      </w:r>
      <w:r w:rsidRPr="0011130B">
        <w:rPr>
          <w:rFonts w:asciiTheme="minorHAnsi" w:hAnsiTheme="minorHAnsi" w:cstheme="minorHAnsi"/>
          <w:lang w:val="en-NZ"/>
        </w:rPr>
        <w:t xml:space="preserve">enzodiazepines (sedatives and tranquillisers).  This term also includes any </w:t>
      </w:r>
      <w:r w:rsidR="00D52473">
        <w:rPr>
          <w:rFonts w:asciiTheme="minorHAnsi" w:hAnsiTheme="minorHAnsi" w:cstheme="minorHAnsi"/>
          <w:lang w:val="en-NZ"/>
        </w:rPr>
        <w:t>“</w:t>
      </w:r>
      <w:r>
        <w:rPr>
          <w:rFonts w:asciiTheme="minorHAnsi" w:hAnsiTheme="minorHAnsi" w:cstheme="minorHAnsi"/>
          <w:lang w:val="en-NZ"/>
        </w:rPr>
        <w:t>other drugs</w:t>
      </w:r>
      <w:r w:rsidR="00D52473">
        <w:rPr>
          <w:rFonts w:asciiTheme="minorHAnsi" w:hAnsiTheme="minorHAnsi" w:cstheme="minorHAnsi"/>
          <w:lang w:val="en-NZ"/>
        </w:rPr>
        <w:t xml:space="preserve">” </w:t>
      </w:r>
      <w:r>
        <w:rPr>
          <w:rFonts w:asciiTheme="minorHAnsi" w:hAnsiTheme="minorHAnsi" w:cstheme="minorHAnsi"/>
          <w:lang w:val="en-NZ"/>
        </w:rPr>
        <w:t xml:space="preserve">which may not be included in routine onsite drug tests such as ketamine, kava, GHB, </w:t>
      </w:r>
      <w:r w:rsidRPr="0011130B">
        <w:rPr>
          <w:rFonts w:asciiTheme="minorHAnsi" w:hAnsiTheme="minorHAnsi" w:cstheme="minorHAnsi"/>
          <w:lang w:val="en-NZ"/>
        </w:rPr>
        <w:t>“synthetic” which may impair a person’s ability to perform their work</w:t>
      </w:r>
      <w:r>
        <w:rPr>
          <w:rFonts w:asciiTheme="minorHAnsi" w:hAnsiTheme="minorHAnsi" w:cstheme="minorHAnsi"/>
          <w:lang w:val="en-NZ"/>
        </w:rPr>
        <w:t xml:space="preserve"> safely</w:t>
      </w:r>
      <w:r w:rsidRPr="0011130B">
        <w:rPr>
          <w:rFonts w:asciiTheme="minorHAnsi" w:hAnsiTheme="minorHAnsi" w:cstheme="minorHAnsi"/>
          <w:lang w:val="en-NZ"/>
        </w:rPr>
        <w:t>.  It is acknowledged that new drugs are always being introduced to the market and as a result, this list is not exhaustive.</w:t>
      </w:r>
      <w:r w:rsidR="00053EA2">
        <w:rPr>
          <w:rFonts w:asciiTheme="minorHAnsi" w:hAnsiTheme="minorHAnsi" w:cstheme="minorHAnsi"/>
          <w:lang w:val="en-NZ"/>
        </w:rPr>
        <w:t xml:space="preserve"> Other drugs may be tested for by Alliance </w:t>
      </w:r>
      <w:r w:rsidR="005825E4">
        <w:rPr>
          <w:rFonts w:asciiTheme="minorHAnsi" w:hAnsiTheme="minorHAnsi" w:cstheme="minorHAnsi"/>
          <w:lang w:val="en-NZ"/>
        </w:rPr>
        <w:t>following an incident o</w:t>
      </w:r>
      <w:r w:rsidR="007147EA">
        <w:rPr>
          <w:rFonts w:asciiTheme="minorHAnsi" w:hAnsiTheme="minorHAnsi" w:cstheme="minorHAnsi"/>
          <w:lang w:val="en-NZ"/>
        </w:rPr>
        <w:t xml:space="preserve">r reasonable cause to rule out the influence of other drugs </w:t>
      </w:r>
      <w:r w:rsidR="00053EA2">
        <w:rPr>
          <w:rFonts w:asciiTheme="minorHAnsi" w:hAnsiTheme="minorHAnsi" w:cstheme="minorHAnsi"/>
          <w:lang w:val="en-NZ"/>
        </w:rPr>
        <w:t xml:space="preserve">by </w:t>
      </w:r>
      <w:r w:rsidR="002E45E1">
        <w:rPr>
          <w:rFonts w:asciiTheme="minorHAnsi" w:hAnsiTheme="minorHAnsi" w:cstheme="minorHAnsi"/>
          <w:lang w:val="en-NZ"/>
        </w:rPr>
        <w:t>requesting a urine “extended” test for other</w:t>
      </w:r>
      <w:r w:rsidR="00F20875">
        <w:rPr>
          <w:rFonts w:asciiTheme="minorHAnsi" w:hAnsiTheme="minorHAnsi" w:cstheme="minorHAnsi"/>
          <w:lang w:val="en-NZ"/>
        </w:rPr>
        <w:t xml:space="preserve">/additional drugs collected, processed and sent to a laboratory </w:t>
      </w:r>
      <w:r w:rsidR="005825E4">
        <w:rPr>
          <w:rFonts w:asciiTheme="minorHAnsi" w:hAnsiTheme="minorHAnsi" w:cstheme="minorHAnsi"/>
          <w:lang w:val="en-NZ"/>
        </w:rPr>
        <w:t xml:space="preserve">and extended testing requested. </w:t>
      </w:r>
    </w:p>
    <w:p w14:paraId="519C4786" w14:textId="77777777" w:rsidR="00FC5E4A" w:rsidRDefault="00FC5E4A" w:rsidP="008520A8">
      <w:pPr>
        <w:ind w:right="90"/>
        <w:jc w:val="both"/>
        <w:rPr>
          <w:rFonts w:ascii="CG Omega" w:hAnsi="CG Omega" w:cstheme="minorHAnsi"/>
          <w:b/>
          <w:i/>
          <w:lang w:val="en-NZ"/>
        </w:rPr>
      </w:pPr>
    </w:p>
    <w:p w14:paraId="7370C39F" w14:textId="77777777" w:rsidR="00FC5E4A" w:rsidRDefault="00FC5E4A" w:rsidP="008520A8">
      <w:pPr>
        <w:ind w:right="90"/>
        <w:jc w:val="both"/>
        <w:rPr>
          <w:rFonts w:asciiTheme="minorHAnsi" w:hAnsiTheme="minorHAnsi" w:cstheme="minorHAnsi"/>
          <w:lang w:val="en-NZ"/>
        </w:rPr>
      </w:pPr>
      <w:r w:rsidRPr="0011130B">
        <w:rPr>
          <w:rFonts w:asciiTheme="minorHAnsi" w:hAnsiTheme="minorHAnsi" w:cstheme="minorHAnsi"/>
          <w:b/>
          <w:i/>
          <w:lang w:val="en-NZ"/>
        </w:rPr>
        <w:t xml:space="preserve">“EMPLOYEE” </w:t>
      </w:r>
      <w:r>
        <w:rPr>
          <w:rFonts w:asciiTheme="minorHAnsi" w:hAnsiTheme="minorHAnsi" w:cstheme="minorHAnsi"/>
          <w:b/>
          <w:i/>
          <w:lang w:val="en-NZ"/>
        </w:rPr>
        <w:t>– alternatively referred to as worker</w:t>
      </w:r>
      <w:r w:rsidRPr="0011130B">
        <w:rPr>
          <w:rFonts w:asciiTheme="minorHAnsi" w:hAnsiTheme="minorHAnsi" w:cstheme="minorHAnsi"/>
          <w:i/>
          <w:lang w:val="en-NZ"/>
        </w:rPr>
        <w:t xml:space="preserve"> </w:t>
      </w:r>
      <w:r w:rsidRPr="0011130B">
        <w:rPr>
          <w:rFonts w:asciiTheme="minorHAnsi" w:hAnsiTheme="minorHAnsi" w:cstheme="minorHAnsi"/>
          <w:lang w:val="en-NZ"/>
        </w:rPr>
        <w:t xml:space="preserve">means an individual who carries out work in any capacity for </w:t>
      </w:r>
      <w:r>
        <w:rPr>
          <w:rFonts w:asciiTheme="minorHAnsi" w:hAnsiTheme="minorHAnsi" w:cstheme="minorHAnsi"/>
          <w:lang w:val="en-NZ"/>
        </w:rPr>
        <w:t>“THE COMPANY”</w:t>
      </w:r>
      <w:r w:rsidRPr="0011130B">
        <w:rPr>
          <w:rFonts w:asciiTheme="minorHAnsi" w:hAnsiTheme="minorHAnsi" w:cstheme="minorHAnsi"/>
          <w:lang w:val="en-NZ"/>
        </w:rPr>
        <w:t xml:space="preserve"> and includes (but is not limited to) an employee, contractor</w:t>
      </w:r>
      <w:r>
        <w:rPr>
          <w:rFonts w:asciiTheme="minorHAnsi" w:hAnsiTheme="minorHAnsi" w:cstheme="minorHAnsi"/>
          <w:lang w:val="en-NZ"/>
        </w:rPr>
        <w:t>s</w:t>
      </w:r>
      <w:r w:rsidRPr="0011130B">
        <w:rPr>
          <w:rFonts w:asciiTheme="minorHAnsi" w:hAnsiTheme="minorHAnsi" w:cstheme="minorHAnsi"/>
          <w:lang w:val="en-NZ"/>
        </w:rPr>
        <w:t xml:space="preserve"> or subcontractor</w:t>
      </w:r>
      <w:r>
        <w:rPr>
          <w:rFonts w:asciiTheme="minorHAnsi" w:hAnsiTheme="minorHAnsi" w:cstheme="minorHAnsi"/>
          <w:lang w:val="en-NZ"/>
        </w:rPr>
        <w:t xml:space="preserve"> engaged on Alliance worksites</w:t>
      </w:r>
      <w:r w:rsidRPr="0011130B">
        <w:rPr>
          <w:rFonts w:asciiTheme="minorHAnsi" w:hAnsiTheme="minorHAnsi" w:cstheme="minorHAnsi"/>
          <w:lang w:val="en-NZ"/>
        </w:rPr>
        <w:t xml:space="preserve"> .  </w:t>
      </w:r>
    </w:p>
    <w:p w14:paraId="51560583" w14:textId="77777777" w:rsidR="008839D8" w:rsidRDefault="008839D8" w:rsidP="008520A8">
      <w:pPr>
        <w:ind w:right="90"/>
        <w:jc w:val="both"/>
        <w:rPr>
          <w:rFonts w:asciiTheme="minorHAnsi" w:hAnsiTheme="minorHAnsi" w:cstheme="minorHAnsi"/>
          <w:lang w:val="en-NZ"/>
        </w:rPr>
      </w:pPr>
    </w:p>
    <w:p w14:paraId="480DA784" w14:textId="3E0FE5B3" w:rsidR="00FC5E4A" w:rsidRDefault="00F95B42" w:rsidP="008520A8">
      <w:pPr>
        <w:ind w:right="90"/>
        <w:jc w:val="both"/>
        <w:rPr>
          <w:rFonts w:asciiTheme="minorHAnsi" w:hAnsiTheme="minorHAnsi" w:cstheme="minorHAnsi"/>
          <w:lang w:val="en-NZ"/>
        </w:rPr>
      </w:pPr>
      <w:r>
        <w:rPr>
          <w:rFonts w:asciiTheme="minorHAnsi" w:hAnsiTheme="minorHAnsi" w:cstheme="minorHAnsi"/>
          <w:b/>
          <w:bCs/>
          <w:i/>
          <w:iCs/>
          <w:lang w:val="en-NZ"/>
        </w:rPr>
        <w:t>DRUG AND ALCOHOL TEST</w:t>
      </w:r>
      <w:r w:rsidR="008839D8">
        <w:rPr>
          <w:rFonts w:asciiTheme="minorHAnsi" w:hAnsiTheme="minorHAnsi" w:cstheme="minorHAnsi"/>
          <w:b/>
          <w:bCs/>
          <w:i/>
          <w:iCs/>
          <w:lang w:val="en-NZ"/>
        </w:rPr>
        <w:t>:</w:t>
      </w:r>
      <w:r w:rsidR="008839D8" w:rsidRPr="000B5E63">
        <w:rPr>
          <w:rFonts w:asciiTheme="minorHAnsi" w:hAnsiTheme="minorHAnsi" w:cstheme="minorHAnsi"/>
          <w:lang w:val="en-NZ"/>
        </w:rPr>
        <w:t xml:space="preserve"> A drug</w:t>
      </w:r>
      <w:r w:rsidR="003A2992">
        <w:rPr>
          <w:rFonts w:asciiTheme="minorHAnsi" w:hAnsiTheme="minorHAnsi" w:cstheme="minorHAnsi"/>
          <w:lang w:val="en-NZ"/>
        </w:rPr>
        <w:t xml:space="preserve"> or alcohol</w:t>
      </w:r>
      <w:r w:rsidR="008839D8" w:rsidRPr="000B5E63">
        <w:rPr>
          <w:rFonts w:asciiTheme="minorHAnsi" w:hAnsiTheme="minorHAnsi" w:cstheme="minorHAnsi"/>
          <w:lang w:val="en-NZ"/>
        </w:rPr>
        <w:t xml:space="preserve"> test </w:t>
      </w:r>
      <w:r w:rsidR="00C04E7D">
        <w:rPr>
          <w:rFonts w:asciiTheme="minorHAnsi" w:hAnsiTheme="minorHAnsi" w:cstheme="minorHAnsi"/>
          <w:lang w:val="en-NZ"/>
        </w:rPr>
        <w:t>is not an impairment test</w:t>
      </w:r>
      <w:r w:rsidR="008839D8">
        <w:rPr>
          <w:rFonts w:asciiTheme="minorHAnsi" w:hAnsiTheme="minorHAnsi" w:cstheme="minorHAnsi"/>
          <w:lang w:val="en-NZ"/>
        </w:rPr>
        <w:t xml:space="preserve">. </w:t>
      </w:r>
      <w:r w:rsidR="003A2992">
        <w:rPr>
          <w:rFonts w:asciiTheme="minorHAnsi" w:hAnsiTheme="minorHAnsi" w:cstheme="minorHAnsi"/>
          <w:lang w:val="en-NZ"/>
        </w:rPr>
        <w:t xml:space="preserve">A drug or alcohol test </w:t>
      </w:r>
      <w:r w:rsidR="00104D1A">
        <w:rPr>
          <w:rFonts w:asciiTheme="minorHAnsi" w:hAnsiTheme="minorHAnsi" w:cstheme="minorHAnsi"/>
          <w:lang w:val="en-NZ"/>
        </w:rPr>
        <w:t>is to determine risk to safety from drugs or alcohol</w:t>
      </w:r>
      <w:r w:rsidR="00C04E7D">
        <w:rPr>
          <w:rFonts w:asciiTheme="minorHAnsi" w:hAnsiTheme="minorHAnsi" w:cstheme="minorHAnsi"/>
          <w:lang w:val="en-NZ"/>
        </w:rPr>
        <w:t xml:space="preserve">. </w:t>
      </w:r>
      <w:r>
        <w:rPr>
          <w:rFonts w:asciiTheme="minorHAnsi" w:hAnsiTheme="minorHAnsi" w:cstheme="minorHAnsi"/>
          <w:lang w:val="en-NZ"/>
        </w:rPr>
        <w:t>This is done by performing an initi</w:t>
      </w:r>
      <w:r w:rsidR="00CC2A80">
        <w:rPr>
          <w:rFonts w:asciiTheme="minorHAnsi" w:hAnsiTheme="minorHAnsi" w:cstheme="minorHAnsi"/>
          <w:lang w:val="en-NZ"/>
        </w:rPr>
        <w:t xml:space="preserve">al onsite “screen” test which for drugs will identify </w:t>
      </w:r>
      <w:r w:rsidR="00951D03">
        <w:rPr>
          <w:rFonts w:asciiTheme="minorHAnsi" w:hAnsiTheme="minorHAnsi" w:cstheme="minorHAnsi"/>
          <w:lang w:val="en-NZ"/>
        </w:rPr>
        <w:t xml:space="preserve">if any of the </w:t>
      </w:r>
      <w:r w:rsidR="00DC16FC">
        <w:rPr>
          <w:rFonts w:asciiTheme="minorHAnsi" w:hAnsiTheme="minorHAnsi" w:cstheme="minorHAnsi"/>
          <w:lang w:val="en-NZ"/>
        </w:rPr>
        <w:t xml:space="preserve">5 or more drug </w:t>
      </w:r>
      <w:r w:rsidR="00CC2A80">
        <w:rPr>
          <w:rFonts w:asciiTheme="minorHAnsi" w:hAnsiTheme="minorHAnsi" w:cstheme="minorHAnsi"/>
          <w:lang w:val="en-NZ"/>
        </w:rPr>
        <w:t>class</w:t>
      </w:r>
      <w:r w:rsidR="00DC16FC">
        <w:rPr>
          <w:rFonts w:asciiTheme="minorHAnsi" w:hAnsiTheme="minorHAnsi" w:cstheme="minorHAnsi"/>
          <w:lang w:val="en-NZ"/>
        </w:rPr>
        <w:t>es</w:t>
      </w:r>
      <w:r w:rsidR="00CC2A80">
        <w:rPr>
          <w:rFonts w:asciiTheme="minorHAnsi" w:hAnsiTheme="minorHAnsi" w:cstheme="minorHAnsi"/>
          <w:lang w:val="en-NZ"/>
        </w:rPr>
        <w:t xml:space="preserve"> </w:t>
      </w:r>
      <w:r w:rsidR="00951D03">
        <w:rPr>
          <w:rFonts w:asciiTheme="minorHAnsi" w:hAnsiTheme="minorHAnsi" w:cstheme="minorHAnsi"/>
          <w:lang w:val="en-NZ"/>
        </w:rPr>
        <w:t xml:space="preserve">tested for are absent. If not </w:t>
      </w:r>
      <w:r w:rsidR="005417E3">
        <w:rPr>
          <w:rFonts w:asciiTheme="minorHAnsi" w:hAnsiTheme="minorHAnsi" w:cstheme="minorHAnsi"/>
          <w:lang w:val="en-NZ"/>
        </w:rPr>
        <w:t>negative,</w:t>
      </w:r>
      <w:r w:rsidR="00951D03">
        <w:rPr>
          <w:rFonts w:asciiTheme="minorHAnsi" w:hAnsiTheme="minorHAnsi" w:cstheme="minorHAnsi"/>
          <w:lang w:val="en-NZ"/>
        </w:rPr>
        <w:t xml:space="preserve"> then a </w:t>
      </w:r>
      <w:r w:rsidR="00473F3D">
        <w:rPr>
          <w:rFonts w:asciiTheme="minorHAnsi" w:hAnsiTheme="minorHAnsi" w:cstheme="minorHAnsi"/>
          <w:lang w:val="en-NZ"/>
        </w:rPr>
        <w:t xml:space="preserve">laboratory </w:t>
      </w:r>
      <w:r w:rsidR="00951D03">
        <w:rPr>
          <w:rFonts w:asciiTheme="minorHAnsi" w:hAnsiTheme="minorHAnsi" w:cstheme="minorHAnsi"/>
          <w:lang w:val="en-NZ"/>
        </w:rPr>
        <w:t>confirmatio</w:t>
      </w:r>
      <w:r w:rsidR="00473F3D">
        <w:rPr>
          <w:rFonts w:asciiTheme="minorHAnsi" w:hAnsiTheme="minorHAnsi" w:cstheme="minorHAnsi"/>
          <w:lang w:val="en-NZ"/>
        </w:rPr>
        <w:t xml:space="preserve">n test will confirm </w:t>
      </w:r>
      <w:r w:rsidR="00EE4BED">
        <w:rPr>
          <w:rFonts w:asciiTheme="minorHAnsi" w:hAnsiTheme="minorHAnsi" w:cstheme="minorHAnsi"/>
          <w:lang w:val="en-NZ"/>
        </w:rPr>
        <w:t xml:space="preserve">the presence and identity of the exact drug </w:t>
      </w:r>
      <w:r w:rsidR="004E059F">
        <w:rPr>
          <w:rFonts w:asciiTheme="minorHAnsi" w:hAnsiTheme="minorHAnsi" w:cstheme="minorHAnsi"/>
          <w:lang w:val="en-NZ"/>
        </w:rPr>
        <w:t>that is a risk to safety at work.</w:t>
      </w:r>
    </w:p>
    <w:p w14:paraId="767B5F7C" w14:textId="77777777" w:rsidR="004E059F" w:rsidRPr="000B5E63" w:rsidRDefault="004E059F" w:rsidP="008520A8">
      <w:pPr>
        <w:ind w:right="90"/>
        <w:jc w:val="both"/>
        <w:rPr>
          <w:rFonts w:asciiTheme="minorHAnsi" w:hAnsiTheme="minorHAnsi" w:cstheme="minorHAnsi"/>
          <w:b/>
          <w:bCs/>
          <w:i/>
          <w:iCs/>
          <w:lang w:val="en-NZ"/>
        </w:rPr>
      </w:pPr>
    </w:p>
    <w:p w14:paraId="4EE05D6D" w14:textId="1636B19A" w:rsidR="00FC5E4A" w:rsidRPr="003B5D50" w:rsidRDefault="00FC5E4A" w:rsidP="008520A8">
      <w:pPr>
        <w:ind w:right="90"/>
        <w:jc w:val="both"/>
        <w:rPr>
          <w:rFonts w:asciiTheme="minorHAnsi" w:hAnsiTheme="minorHAnsi" w:cstheme="minorHAnsi"/>
        </w:rPr>
      </w:pPr>
      <w:r>
        <w:rPr>
          <w:rFonts w:asciiTheme="minorHAnsi" w:hAnsiTheme="minorHAnsi" w:cstheme="minorHAnsi"/>
          <w:b/>
          <w:bCs/>
          <w:i/>
          <w:iCs/>
        </w:rPr>
        <w:t>MEDICATIONS</w:t>
      </w:r>
      <w:r w:rsidRPr="003B5D50">
        <w:rPr>
          <w:rFonts w:asciiTheme="minorHAnsi" w:hAnsiTheme="minorHAnsi" w:cstheme="minorHAnsi"/>
          <w:b/>
          <w:bCs/>
        </w:rPr>
        <w:t xml:space="preserve"> </w:t>
      </w:r>
      <w:r w:rsidRPr="003B5D50">
        <w:rPr>
          <w:rFonts w:asciiTheme="minorHAnsi" w:hAnsiTheme="minorHAnsi" w:cstheme="minorHAnsi"/>
        </w:rPr>
        <w:t xml:space="preserve">– </w:t>
      </w:r>
      <w:r>
        <w:rPr>
          <w:rFonts w:asciiTheme="minorHAnsi" w:hAnsiTheme="minorHAnsi" w:cstheme="minorHAnsi"/>
        </w:rPr>
        <w:t>Drugs</w:t>
      </w:r>
      <w:r w:rsidRPr="003B5D50">
        <w:rPr>
          <w:rFonts w:asciiTheme="minorHAnsi" w:hAnsiTheme="minorHAnsi" w:cstheme="minorHAnsi"/>
        </w:rPr>
        <w:t xml:space="preserve"> prescribed </w:t>
      </w:r>
      <w:r w:rsidR="003E0381">
        <w:rPr>
          <w:rFonts w:asciiTheme="minorHAnsi" w:hAnsiTheme="minorHAnsi" w:cstheme="minorHAnsi"/>
        </w:rPr>
        <w:t xml:space="preserve">for a legitimate medical condition </w:t>
      </w:r>
      <w:r w:rsidRPr="003B5D50">
        <w:rPr>
          <w:rFonts w:asciiTheme="minorHAnsi" w:hAnsiTheme="minorHAnsi" w:cstheme="minorHAnsi"/>
        </w:rPr>
        <w:t>by a medical practitioner or non-prescription over the counter medication used in a manner consistent with the directions provided, by the person for whom the medication was intended.</w:t>
      </w:r>
      <w:r>
        <w:rPr>
          <w:rFonts w:asciiTheme="minorHAnsi" w:hAnsiTheme="minorHAnsi" w:cstheme="minorHAnsi"/>
          <w:i/>
          <w:iCs/>
        </w:rPr>
        <w:t xml:space="preserve"> </w:t>
      </w:r>
      <w:r w:rsidR="00A83752">
        <w:rPr>
          <w:rFonts w:asciiTheme="minorHAnsi" w:hAnsiTheme="minorHAnsi" w:cstheme="minorHAnsi"/>
          <w:i/>
          <w:iCs/>
        </w:rPr>
        <w:t xml:space="preserve">Medications </w:t>
      </w:r>
      <w:r w:rsidR="00EE25D5">
        <w:rPr>
          <w:rFonts w:asciiTheme="minorHAnsi" w:hAnsiTheme="minorHAnsi" w:cstheme="minorHAnsi"/>
          <w:i/>
          <w:iCs/>
        </w:rPr>
        <w:t xml:space="preserve">whether </w:t>
      </w:r>
      <w:r w:rsidRPr="003B5D50">
        <w:rPr>
          <w:rFonts w:asciiTheme="minorHAnsi" w:hAnsiTheme="minorHAnsi" w:cstheme="minorHAnsi"/>
        </w:rPr>
        <w:t xml:space="preserve">legally or illegally obtained </w:t>
      </w:r>
      <w:r w:rsidR="00EE25D5">
        <w:rPr>
          <w:rFonts w:asciiTheme="minorHAnsi" w:hAnsiTheme="minorHAnsi" w:cstheme="minorHAnsi"/>
        </w:rPr>
        <w:t>may be</w:t>
      </w:r>
      <w:r w:rsidR="000E1929">
        <w:rPr>
          <w:rFonts w:asciiTheme="minorHAnsi" w:hAnsiTheme="minorHAnsi" w:cstheme="minorHAnsi"/>
        </w:rPr>
        <w:t xml:space="preserve"> subject to</w:t>
      </w:r>
      <w:r w:rsidRPr="003B5D50">
        <w:rPr>
          <w:rFonts w:asciiTheme="minorHAnsi" w:hAnsiTheme="minorHAnsi" w:cstheme="minorHAnsi"/>
        </w:rPr>
        <w:t xml:space="preserve"> misuse or use in a way contrary to the directions of a medical practitioner. </w:t>
      </w:r>
      <w:r w:rsidR="003533A9">
        <w:rPr>
          <w:rFonts w:asciiTheme="minorHAnsi" w:hAnsiTheme="minorHAnsi" w:cstheme="minorHAnsi"/>
        </w:rPr>
        <w:t xml:space="preserve">Some </w:t>
      </w:r>
      <w:r w:rsidR="003533A9">
        <w:rPr>
          <w:rFonts w:asciiTheme="minorHAnsi" w:hAnsiTheme="minorHAnsi" w:cstheme="minorHAnsi"/>
        </w:rPr>
        <w:lastRenderedPageBreak/>
        <w:t>m</w:t>
      </w:r>
      <w:r w:rsidR="000E1929">
        <w:rPr>
          <w:rFonts w:asciiTheme="minorHAnsi" w:hAnsiTheme="minorHAnsi" w:cstheme="minorHAnsi"/>
        </w:rPr>
        <w:t>edications</w:t>
      </w:r>
      <w:r w:rsidR="007850BA">
        <w:rPr>
          <w:rFonts w:asciiTheme="minorHAnsi" w:hAnsiTheme="minorHAnsi" w:cstheme="minorHAnsi"/>
        </w:rPr>
        <w:t xml:space="preserve"> even when used legally</w:t>
      </w:r>
      <w:r w:rsidR="000E1929">
        <w:rPr>
          <w:rFonts w:asciiTheme="minorHAnsi" w:hAnsiTheme="minorHAnsi" w:cstheme="minorHAnsi"/>
        </w:rPr>
        <w:t xml:space="preserve"> </w:t>
      </w:r>
      <w:r w:rsidR="002C0FF3">
        <w:rPr>
          <w:rFonts w:asciiTheme="minorHAnsi" w:hAnsiTheme="minorHAnsi" w:cstheme="minorHAnsi"/>
        </w:rPr>
        <w:t xml:space="preserve">and following instructions </w:t>
      </w:r>
      <w:r w:rsidR="00AB7FE1">
        <w:rPr>
          <w:rFonts w:asciiTheme="minorHAnsi" w:hAnsiTheme="minorHAnsi" w:cstheme="minorHAnsi"/>
        </w:rPr>
        <w:t>are</w:t>
      </w:r>
      <w:r w:rsidR="00ED6A13">
        <w:rPr>
          <w:rFonts w:asciiTheme="minorHAnsi" w:hAnsiTheme="minorHAnsi" w:cstheme="minorHAnsi"/>
        </w:rPr>
        <w:t xml:space="preserve"> potentially impairing</w:t>
      </w:r>
      <w:r w:rsidR="000E1929">
        <w:rPr>
          <w:rFonts w:asciiTheme="minorHAnsi" w:hAnsiTheme="minorHAnsi" w:cstheme="minorHAnsi"/>
        </w:rPr>
        <w:t xml:space="preserve"> </w:t>
      </w:r>
      <w:r w:rsidR="007850BA">
        <w:rPr>
          <w:rFonts w:asciiTheme="minorHAnsi" w:hAnsiTheme="minorHAnsi" w:cstheme="minorHAnsi"/>
        </w:rPr>
        <w:t>and</w:t>
      </w:r>
      <w:r w:rsidR="00AB7FE1">
        <w:rPr>
          <w:rFonts w:asciiTheme="minorHAnsi" w:hAnsiTheme="minorHAnsi" w:cstheme="minorHAnsi"/>
        </w:rPr>
        <w:t xml:space="preserve"> </w:t>
      </w:r>
      <w:r w:rsidR="007168AF">
        <w:rPr>
          <w:rFonts w:asciiTheme="minorHAnsi" w:hAnsiTheme="minorHAnsi" w:cstheme="minorHAnsi"/>
        </w:rPr>
        <w:t xml:space="preserve">a risk to a </w:t>
      </w:r>
      <w:r w:rsidR="005417E3">
        <w:rPr>
          <w:rFonts w:asciiTheme="minorHAnsi" w:hAnsiTheme="minorHAnsi" w:cstheme="minorHAnsi"/>
        </w:rPr>
        <w:t>person’s</w:t>
      </w:r>
      <w:r w:rsidR="007168AF">
        <w:rPr>
          <w:rFonts w:asciiTheme="minorHAnsi" w:hAnsiTheme="minorHAnsi" w:cstheme="minorHAnsi"/>
        </w:rPr>
        <w:t xml:space="preserve"> concentration, reaction times, state of mind and </w:t>
      </w:r>
      <w:r w:rsidR="003533A9">
        <w:rPr>
          <w:rFonts w:asciiTheme="minorHAnsi" w:hAnsiTheme="minorHAnsi" w:cstheme="minorHAnsi"/>
        </w:rPr>
        <w:t>decision making</w:t>
      </w:r>
      <w:r w:rsidR="009E7AB0">
        <w:rPr>
          <w:rFonts w:asciiTheme="minorHAnsi" w:hAnsiTheme="minorHAnsi" w:cstheme="minorHAnsi"/>
        </w:rPr>
        <w:t xml:space="preserve"> putting them </w:t>
      </w:r>
      <w:r w:rsidR="001541F6">
        <w:rPr>
          <w:rFonts w:asciiTheme="minorHAnsi" w:hAnsiTheme="minorHAnsi" w:cstheme="minorHAnsi"/>
        </w:rPr>
        <w:t xml:space="preserve">and others </w:t>
      </w:r>
      <w:r w:rsidR="009E7AB0">
        <w:rPr>
          <w:rFonts w:asciiTheme="minorHAnsi" w:hAnsiTheme="minorHAnsi" w:cstheme="minorHAnsi"/>
        </w:rPr>
        <w:t>at risk</w:t>
      </w:r>
      <w:r w:rsidR="001541F6">
        <w:rPr>
          <w:rFonts w:asciiTheme="minorHAnsi" w:hAnsiTheme="minorHAnsi" w:cstheme="minorHAnsi"/>
        </w:rPr>
        <w:t xml:space="preserve"> in a safety sensitive workplace. </w:t>
      </w:r>
      <w:r w:rsidR="007850BA">
        <w:rPr>
          <w:rFonts w:asciiTheme="minorHAnsi" w:hAnsiTheme="minorHAnsi" w:cstheme="minorHAnsi"/>
        </w:rPr>
        <w:t>These</w:t>
      </w:r>
      <w:r w:rsidR="002F6722">
        <w:rPr>
          <w:rFonts w:asciiTheme="minorHAnsi" w:hAnsiTheme="minorHAnsi" w:cstheme="minorHAnsi"/>
        </w:rPr>
        <w:t xml:space="preserve"> medications </w:t>
      </w:r>
      <w:r w:rsidR="005708C3">
        <w:rPr>
          <w:rFonts w:asciiTheme="minorHAnsi" w:hAnsiTheme="minorHAnsi" w:cstheme="minorHAnsi"/>
        </w:rPr>
        <w:t xml:space="preserve">can also </w:t>
      </w:r>
      <w:r w:rsidR="00E56014">
        <w:rPr>
          <w:rFonts w:asciiTheme="minorHAnsi" w:hAnsiTheme="minorHAnsi" w:cstheme="minorHAnsi"/>
        </w:rPr>
        <w:t xml:space="preserve">present </w:t>
      </w:r>
      <w:r w:rsidR="00E05490">
        <w:rPr>
          <w:rFonts w:asciiTheme="minorHAnsi" w:hAnsiTheme="minorHAnsi" w:cstheme="minorHAnsi"/>
        </w:rPr>
        <w:t>increased</w:t>
      </w:r>
      <w:r w:rsidR="001541F6">
        <w:rPr>
          <w:rFonts w:asciiTheme="minorHAnsi" w:hAnsiTheme="minorHAnsi" w:cstheme="minorHAnsi"/>
        </w:rPr>
        <w:t xml:space="preserve"> risk</w:t>
      </w:r>
      <w:r w:rsidR="009E7AB0">
        <w:rPr>
          <w:rFonts w:asciiTheme="minorHAnsi" w:hAnsiTheme="minorHAnsi" w:cstheme="minorHAnsi"/>
        </w:rPr>
        <w:t xml:space="preserve"> </w:t>
      </w:r>
      <w:r w:rsidR="00057FE2">
        <w:rPr>
          <w:rFonts w:asciiTheme="minorHAnsi" w:hAnsiTheme="minorHAnsi" w:cstheme="minorHAnsi"/>
        </w:rPr>
        <w:t xml:space="preserve">when commencing use, stopping use, changing use, </w:t>
      </w:r>
      <w:r w:rsidR="00C966E6">
        <w:rPr>
          <w:rFonts w:asciiTheme="minorHAnsi" w:hAnsiTheme="minorHAnsi" w:cstheme="minorHAnsi"/>
        </w:rPr>
        <w:t xml:space="preserve">or </w:t>
      </w:r>
      <w:r w:rsidR="00B5621E">
        <w:rPr>
          <w:rFonts w:asciiTheme="minorHAnsi" w:hAnsiTheme="minorHAnsi" w:cstheme="minorHAnsi"/>
        </w:rPr>
        <w:t xml:space="preserve">ad hoc </w:t>
      </w:r>
      <w:r w:rsidR="000D0E79">
        <w:rPr>
          <w:rFonts w:asciiTheme="minorHAnsi" w:hAnsiTheme="minorHAnsi" w:cstheme="minorHAnsi"/>
        </w:rPr>
        <w:t>use.</w:t>
      </w:r>
      <w:r w:rsidR="00BD056B">
        <w:rPr>
          <w:rFonts w:asciiTheme="minorHAnsi" w:hAnsiTheme="minorHAnsi" w:cstheme="minorHAnsi"/>
        </w:rPr>
        <w:t xml:space="preserve"> </w:t>
      </w:r>
      <w:r w:rsidR="003533A9">
        <w:rPr>
          <w:rFonts w:asciiTheme="minorHAnsi" w:hAnsiTheme="minorHAnsi" w:cstheme="minorHAnsi"/>
        </w:rPr>
        <w:t xml:space="preserve"> </w:t>
      </w:r>
      <w:r w:rsidR="002E36FA">
        <w:rPr>
          <w:rFonts w:asciiTheme="minorHAnsi" w:hAnsiTheme="minorHAnsi" w:cstheme="minorHAnsi"/>
        </w:rPr>
        <w:t>Examples of what medications can present a risk</w:t>
      </w:r>
      <w:r w:rsidR="002C0FF3">
        <w:rPr>
          <w:rFonts w:asciiTheme="minorHAnsi" w:hAnsiTheme="minorHAnsi" w:cstheme="minorHAnsi"/>
        </w:rPr>
        <w:t xml:space="preserve"> and are detectable in onsite drug tests</w:t>
      </w:r>
      <w:r w:rsidR="002E36FA">
        <w:rPr>
          <w:rFonts w:asciiTheme="minorHAnsi" w:hAnsiTheme="minorHAnsi" w:cstheme="minorHAnsi"/>
        </w:rPr>
        <w:t xml:space="preserve"> are </w:t>
      </w:r>
      <w:r w:rsidR="00626E3F">
        <w:rPr>
          <w:rFonts w:asciiTheme="minorHAnsi" w:hAnsiTheme="minorHAnsi" w:cstheme="minorHAnsi"/>
        </w:rPr>
        <w:t>Pain meds i</w:t>
      </w:r>
      <w:r w:rsidR="005417E3">
        <w:rPr>
          <w:rFonts w:asciiTheme="minorHAnsi" w:hAnsiTheme="minorHAnsi" w:cstheme="minorHAnsi"/>
        </w:rPr>
        <w:t>.</w:t>
      </w:r>
      <w:r w:rsidR="00626E3F">
        <w:rPr>
          <w:rFonts w:asciiTheme="minorHAnsi" w:hAnsiTheme="minorHAnsi" w:cstheme="minorHAnsi"/>
        </w:rPr>
        <w:t>e</w:t>
      </w:r>
      <w:r w:rsidR="005417E3">
        <w:rPr>
          <w:rFonts w:asciiTheme="minorHAnsi" w:hAnsiTheme="minorHAnsi" w:cstheme="minorHAnsi"/>
        </w:rPr>
        <w:t xml:space="preserve">. </w:t>
      </w:r>
      <w:r w:rsidR="00626E3F">
        <w:rPr>
          <w:rFonts w:asciiTheme="minorHAnsi" w:hAnsiTheme="minorHAnsi" w:cstheme="minorHAnsi"/>
        </w:rPr>
        <w:t xml:space="preserve"> </w:t>
      </w:r>
      <w:r w:rsidR="002E36FA">
        <w:rPr>
          <w:rFonts w:asciiTheme="minorHAnsi" w:hAnsiTheme="minorHAnsi" w:cstheme="minorHAnsi"/>
        </w:rPr>
        <w:t>Codeine, morphine</w:t>
      </w:r>
      <w:r w:rsidR="00626E3F">
        <w:rPr>
          <w:rFonts w:asciiTheme="minorHAnsi" w:hAnsiTheme="minorHAnsi" w:cstheme="minorHAnsi"/>
        </w:rPr>
        <w:t>, Meds for sleep or anxiety dis</w:t>
      </w:r>
      <w:r w:rsidR="00FD065F">
        <w:rPr>
          <w:rFonts w:asciiTheme="minorHAnsi" w:hAnsiTheme="minorHAnsi" w:cstheme="minorHAnsi"/>
        </w:rPr>
        <w:t>o</w:t>
      </w:r>
      <w:r w:rsidR="00626E3F">
        <w:rPr>
          <w:rFonts w:asciiTheme="minorHAnsi" w:hAnsiTheme="minorHAnsi" w:cstheme="minorHAnsi"/>
        </w:rPr>
        <w:t>rder, Weight loss meds</w:t>
      </w:r>
      <w:r w:rsidR="005708C3">
        <w:rPr>
          <w:rFonts w:asciiTheme="minorHAnsi" w:hAnsiTheme="minorHAnsi" w:cstheme="minorHAnsi"/>
        </w:rPr>
        <w:t xml:space="preserve"> i.e.</w:t>
      </w:r>
      <w:r w:rsidR="003A4BF3">
        <w:rPr>
          <w:rFonts w:asciiTheme="minorHAnsi" w:hAnsiTheme="minorHAnsi" w:cstheme="minorHAnsi"/>
        </w:rPr>
        <w:t xml:space="preserve"> Duromine, </w:t>
      </w:r>
      <w:r w:rsidR="000A5252">
        <w:rPr>
          <w:rFonts w:asciiTheme="minorHAnsi" w:hAnsiTheme="minorHAnsi" w:cstheme="minorHAnsi"/>
        </w:rPr>
        <w:t>Med THC</w:t>
      </w:r>
      <w:r w:rsidR="005708C3">
        <w:rPr>
          <w:rFonts w:asciiTheme="minorHAnsi" w:hAnsiTheme="minorHAnsi" w:cstheme="minorHAnsi"/>
        </w:rPr>
        <w:t xml:space="preserve">. </w:t>
      </w:r>
    </w:p>
    <w:p w14:paraId="106CFCB6" w14:textId="77777777" w:rsidR="00FC5E4A" w:rsidRDefault="00FC5E4A" w:rsidP="008520A8">
      <w:pPr>
        <w:ind w:right="90"/>
        <w:rPr>
          <w:rFonts w:asciiTheme="minorHAnsi" w:hAnsiTheme="minorHAnsi" w:cstheme="minorHAnsi"/>
        </w:rPr>
      </w:pPr>
    </w:p>
    <w:p w14:paraId="030D302D" w14:textId="77777777" w:rsidR="002C0FF3" w:rsidRDefault="00FC5E4A" w:rsidP="008520A8">
      <w:pPr>
        <w:ind w:right="90"/>
        <w:jc w:val="both"/>
        <w:rPr>
          <w:rFonts w:asciiTheme="minorHAnsi" w:hAnsiTheme="minorHAnsi" w:cstheme="minorHAnsi"/>
          <w:lang w:val="en-NZ"/>
        </w:rPr>
      </w:pPr>
      <w:r w:rsidRPr="001E68F5">
        <w:rPr>
          <w:rFonts w:asciiTheme="minorHAnsi" w:hAnsiTheme="minorHAnsi" w:cstheme="minorHAnsi"/>
          <w:b/>
          <w:i/>
          <w:lang w:val="en-NZ"/>
        </w:rPr>
        <w:t>“</w:t>
      </w:r>
      <w:r>
        <w:rPr>
          <w:rFonts w:asciiTheme="minorHAnsi" w:hAnsiTheme="minorHAnsi" w:cstheme="minorHAnsi"/>
          <w:b/>
          <w:i/>
          <w:lang w:val="en-NZ"/>
        </w:rPr>
        <w:t>NON-NEGATIVE</w:t>
      </w:r>
      <w:r w:rsidRPr="001E68F5">
        <w:rPr>
          <w:rFonts w:asciiTheme="minorHAnsi" w:hAnsiTheme="minorHAnsi" w:cstheme="minorHAnsi"/>
          <w:b/>
          <w:i/>
          <w:lang w:val="en-NZ"/>
        </w:rPr>
        <w:t>”</w:t>
      </w:r>
      <w:r w:rsidRPr="001E68F5">
        <w:rPr>
          <w:rFonts w:asciiTheme="minorHAnsi" w:hAnsiTheme="minorHAnsi" w:cstheme="minorHAnsi"/>
          <w:lang w:val="en-NZ"/>
        </w:rPr>
        <w:t xml:space="preserve"> is the </w:t>
      </w:r>
      <w:r>
        <w:rPr>
          <w:rFonts w:asciiTheme="minorHAnsi" w:hAnsiTheme="minorHAnsi" w:cstheme="minorHAnsi"/>
          <w:lang w:val="en-NZ"/>
        </w:rPr>
        <w:t>legal and correct</w:t>
      </w:r>
      <w:r w:rsidRPr="001E68F5">
        <w:rPr>
          <w:rFonts w:asciiTheme="minorHAnsi" w:hAnsiTheme="minorHAnsi" w:cstheme="minorHAnsi"/>
          <w:lang w:val="en-NZ"/>
        </w:rPr>
        <w:t xml:space="preserve"> term used to indicate a screening result that </w:t>
      </w:r>
      <w:r>
        <w:rPr>
          <w:rFonts w:asciiTheme="minorHAnsi" w:hAnsiTheme="minorHAnsi" w:cstheme="minorHAnsi"/>
          <w:lang w:val="en-NZ"/>
        </w:rPr>
        <w:t>requires</w:t>
      </w:r>
      <w:r w:rsidRPr="001E68F5">
        <w:rPr>
          <w:rFonts w:asciiTheme="minorHAnsi" w:hAnsiTheme="minorHAnsi" w:cstheme="minorHAnsi"/>
          <w:lang w:val="en-NZ"/>
        </w:rPr>
        <w:t xml:space="preserve"> confirmation</w:t>
      </w:r>
      <w:r w:rsidR="007850BA">
        <w:rPr>
          <w:rFonts w:asciiTheme="minorHAnsi" w:hAnsiTheme="minorHAnsi" w:cstheme="minorHAnsi"/>
          <w:lang w:val="en-NZ"/>
        </w:rPr>
        <w:t xml:space="preserve">. </w:t>
      </w:r>
    </w:p>
    <w:p w14:paraId="1618626C" w14:textId="77777777" w:rsidR="002C0FF3" w:rsidRDefault="002C0FF3" w:rsidP="008520A8">
      <w:pPr>
        <w:ind w:right="90"/>
        <w:jc w:val="both"/>
        <w:rPr>
          <w:rFonts w:asciiTheme="minorHAnsi" w:hAnsiTheme="minorHAnsi" w:cstheme="minorHAnsi"/>
          <w:lang w:val="en-NZ"/>
        </w:rPr>
      </w:pPr>
    </w:p>
    <w:p w14:paraId="40278AFD" w14:textId="48CF4856" w:rsidR="00FC5E4A" w:rsidRPr="001E68F5" w:rsidRDefault="002C0FF3" w:rsidP="008520A8">
      <w:pPr>
        <w:ind w:right="90"/>
        <w:jc w:val="both"/>
        <w:rPr>
          <w:rFonts w:asciiTheme="minorHAnsi" w:hAnsiTheme="minorHAnsi" w:cstheme="minorHAnsi"/>
          <w:lang w:val="en-NZ"/>
        </w:rPr>
      </w:pPr>
      <w:r w:rsidRPr="00602EB9">
        <w:rPr>
          <w:rFonts w:asciiTheme="minorHAnsi" w:hAnsiTheme="minorHAnsi" w:cstheme="minorHAnsi"/>
          <w:b/>
          <w:bCs/>
          <w:lang w:val="en-NZ"/>
        </w:rPr>
        <w:t>Confirmed P</w:t>
      </w:r>
      <w:r>
        <w:rPr>
          <w:rFonts w:asciiTheme="minorHAnsi" w:hAnsiTheme="minorHAnsi" w:cstheme="minorHAnsi"/>
          <w:b/>
          <w:bCs/>
          <w:lang w:val="en-NZ"/>
        </w:rPr>
        <w:t>OSITIVE</w:t>
      </w:r>
      <w:r>
        <w:rPr>
          <w:rFonts w:asciiTheme="minorHAnsi" w:hAnsiTheme="minorHAnsi" w:cstheme="minorHAnsi"/>
          <w:lang w:val="en-NZ"/>
        </w:rPr>
        <w:t xml:space="preserve"> </w:t>
      </w:r>
      <w:r w:rsidR="007850BA">
        <w:rPr>
          <w:rFonts w:asciiTheme="minorHAnsi" w:hAnsiTheme="minorHAnsi" w:cstheme="minorHAnsi"/>
          <w:lang w:val="en-NZ"/>
        </w:rPr>
        <w:t>Drug screen results require a confirm</w:t>
      </w:r>
      <w:r w:rsidR="00FC5E4A" w:rsidRPr="001E68F5">
        <w:rPr>
          <w:rFonts w:asciiTheme="minorHAnsi" w:hAnsiTheme="minorHAnsi" w:cstheme="minorHAnsi"/>
          <w:lang w:val="en-NZ"/>
        </w:rPr>
        <w:t xml:space="preserve"> by a laboratory certified under </w:t>
      </w:r>
      <w:r w:rsidR="00FC5E4A">
        <w:rPr>
          <w:rFonts w:asciiTheme="minorHAnsi" w:hAnsiTheme="minorHAnsi" w:cstheme="minorHAnsi"/>
          <w:lang w:val="en-NZ"/>
        </w:rPr>
        <w:t xml:space="preserve">relevant </w:t>
      </w:r>
      <w:r w:rsidR="00FC5E4A" w:rsidRPr="001E68F5">
        <w:rPr>
          <w:rFonts w:asciiTheme="minorHAnsi" w:hAnsiTheme="minorHAnsi" w:cstheme="minorHAnsi"/>
          <w:lang w:val="en-NZ"/>
        </w:rPr>
        <w:t>A</w:t>
      </w:r>
      <w:r w:rsidR="00FC5E4A">
        <w:rPr>
          <w:rFonts w:asciiTheme="minorHAnsi" w:hAnsiTheme="minorHAnsi" w:cstheme="minorHAnsi"/>
          <w:lang w:val="en-NZ"/>
        </w:rPr>
        <w:t>S/</w:t>
      </w:r>
      <w:r w:rsidR="00FC5E4A" w:rsidRPr="001E68F5">
        <w:rPr>
          <w:rFonts w:asciiTheme="minorHAnsi" w:hAnsiTheme="minorHAnsi" w:cstheme="minorHAnsi"/>
          <w:lang w:val="en-NZ"/>
        </w:rPr>
        <w:t xml:space="preserve">NZ </w:t>
      </w:r>
      <w:r w:rsidR="00FC5E4A">
        <w:rPr>
          <w:rFonts w:asciiTheme="minorHAnsi" w:hAnsiTheme="minorHAnsi" w:cstheme="minorHAnsi"/>
          <w:lang w:val="en-NZ"/>
        </w:rPr>
        <w:t xml:space="preserve">technical standards to identify the </w:t>
      </w:r>
      <w:r>
        <w:rPr>
          <w:rFonts w:asciiTheme="minorHAnsi" w:hAnsiTheme="minorHAnsi" w:cstheme="minorHAnsi"/>
          <w:lang w:val="en-NZ"/>
        </w:rPr>
        <w:t xml:space="preserve">specific </w:t>
      </w:r>
      <w:r w:rsidR="00FC5E4A">
        <w:rPr>
          <w:rFonts w:asciiTheme="minorHAnsi" w:hAnsiTheme="minorHAnsi" w:cstheme="minorHAnsi"/>
          <w:lang w:val="en-NZ"/>
        </w:rPr>
        <w:t>drug compound(s) and also determine if it is at or above the cutoff concentration applicable to report it as confirmed positive</w:t>
      </w:r>
      <w:r w:rsidR="00FC5E4A" w:rsidRPr="001E68F5">
        <w:rPr>
          <w:rFonts w:asciiTheme="minorHAnsi" w:hAnsiTheme="minorHAnsi" w:cstheme="minorHAnsi"/>
          <w:lang w:val="en-NZ"/>
        </w:rPr>
        <w:t>.</w:t>
      </w:r>
      <w:r w:rsidR="007850BA">
        <w:rPr>
          <w:rFonts w:asciiTheme="minorHAnsi" w:hAnsiTheme="minorHAnsi" w:cstheme="minorHAnsi"/>
          <w:lang w:val="en-NZ"/>
        </w:rPr>
        <w:t xml:space="preserve"> An alcohol screen result is confirmed by a retest </w:t>
      </w:r>
      <w:r>
        <w:rPr>
          <w:rFonts w:asciiTheme="minorHAnsi" w:hAnsiTheme="minorHAnsi" w:cstheme="minorHAnsi"/>
          <w:lang w:val="en-NZ"/>
        </w:rPr>
        <w:t xml:space="preserve">onsite </w:t>
      </w:r>
      <w:r w:rsidR="007850BA">
        <w:rPr>
          <w:rFonts w:asciiTheme="minorHAnsi" w:hAnsiTheme="minorHAnsi" w:cstheme="minorHAnsi"/>
          <w:lang w:val="en-NZ"/>
        </w:rPr>
        <w:t>after 15</w:t>
      </w:r>
      <w:r>
        <w:rPr>
          <w:rFonts w:asciiTheme="minorHAnsi" w:hAnsiTheme="minorHAnsi" w:cstheme="minorHAnsi"/>
          <w:lang w:val="en-NZ"/>
        </w:rPr>
        <w:t>-</w:t>
      </w:r>
      <w:r w:rsidR="007850BA">
        <w:rPr>
          <w:rFonts w:asciiTheme="minorHAnsi" w:hAnsiTheme="minorHAnsi" w:cstheme="minorHAnsi"/>
          <w:lang w:val="en-NZ"/>
        </w:rPr>
        <w:t>20 minutes using a new mouthpiece.</w:t>
      </w:r>
    </w:p>
    <w:p w14:paraId="480BE094" w14:textId="77777777" w:rsidR="00FC5E4A" w:rsidRPr="001E68F5" w:rsidRDefault="00FC5E4A" w:rsidP="008520A8">
      <w:pPr>
        <w:ind w:right="90"/>
        <w:jc w:val="both"/>
        <w:rPr>
          <w:rFonts w:asciiTheme="minorHAnsi" w:hAnsiTheme="minorHAnsi" w:cstheme="minorHAnsi"/>
          <w:b/>
          <w:i/>
          <w:lang w:val="en-NZ"/>
        </w:rPr>
      </w:pPr>
    </w:p>
    <w:p w14:paraId="03951A5D" w14:textId="437FB820" w:rsidR="00FC5E4A" w:rsidRPr="001E68F5" w:rsidRDefault="00FC5E4A" w:rsidP="008520A8">
      <w:pPr>
        <w:adjustRightInd w:val="0"/>
        <w:ind w:right="90"/>
        <w:rPr>
          <w:rFonts w:asciiTheme="minorHAnsi" w:hAnsiTheme="minorHAnsi" w:cstheme="minorHAnsi"/>
          <w:color w:val="12110F"/>
        </w:rPr>
      </w:pPr>
      <w:r w:rsidRPr="001E68F5">
        <w:rPr>
          <w:rFonts w:asciiTheme="minorHAnsi" w:hAnsiTheme="minorHAnsi" w:cstheme="minorHAnsi"/>
          <w:b/>
          <w:bCs/>
          <w:i/>
          <w:color w:val="000100"/>
        </w:rPr>
        <w:t>“</w:t>
      </w:r>
      <w:r>
        <w:rPr>
          <w:rFonts w:asciiTheme="minorHAnsi" w:hAnsiTheme="minorHAnsi" w:cstheme="minorHAnsi"/>
          <w:b/>
          <w:bCs/>
          <w:i/>
          <w:color w:val="000100"/>
        </w:rPr>
        <w:t>SAFETY CRITICAL</w:t>
      </w:r>
      <w:r w:rsidRPr="001E68F5">
        <w:rPr>
          <w:rFonts w:asciiTheme="minorHAnsi" w:hAnsiTheme="minorHAnsi" w:cstheme="minorHAnsi"/>
          <w:b/>
          <w:bCs/>
          <w:i/>
          <w:color w:val="000100"/>
        </w:rPr>
        <w:t xml:space="preserve">” </w:t>
      </w:r>
      <w:r w:rsidRPr="001E68F5">
        <w:rPr>
          <w:rFonts w:asciiTheme="minorHAnsi" w:hAnsiTheme="minorHAnsi" w:cstheme="minorHAnsi"/>
          <w:color w:val="000100"/>
        </w:rPr>
        <w:t>means positions where a failure to properly perform duties</w:t>
      </w:r>
      <w:r w:rsidR="007850BA">
        <w:rPr>
          <w:rFonts w:asciiTheme="minorHAnsi" w:hAnsiTheme="minorHAnsi" w:cstheme="minorHAnsi"/>
          <w:color w:val="000100"/>
        </w:rPr>
        <w:t xml:space="preserve"> and actions</w:t>
      </w:r>
      <w:r w:rsidRPr="001E68F5">
        <w:rPr>
          <w:rFonts w:asciiTheme="minorHAnsi" w:hAnsiTheme="minorHAnsi" w:cstheme="minorHAnsi"/>
          <w:color w:val="000100"/>
        </w:rPr>
        <w:t xml:space="preserve"> involved in the role would result in a very high and foreseeable risk of exposure of the </w:t>
      </w:r>
      <w:r>
        <w:rPr>
          <w:rFonts w:asciiTheme="minorHAnsi" w:hAnsiTheme="minorHAnsi" w:cstheme="minorHAnsi"/>
          <w:color w:val="000100"/>
        </w:rPr>
        <w:t>employee</w:t>
      </w:r>
      <w:r w:rsidRPr="001E68F5">
        <w:rPr>
          <w:rFonts w:asciiTheme="minorHAnsi" w:hAnsiTheme="minorHAnsi" w:cstheme="minorHAnsi"/>
          <w:color w:val="000100"/>
        </w:rPr>
        <w:t xml:space="preserve"> or others to injury, harm, serious harm, or damage to property, plant or equipment and</w:t>
      </w:r>
      <w:r w:rsidRPr="001E68F5">
        <w:rPr>
          <w:rFonts w:asciiTheme="minorHAnsi" w:hAnsiTheme="minorHAnsi" w:cstheme="minorHAnsi"/>
          <w:color w:val="12110F"/>
        </w:rPr>
        <w:t xml:space="preserve"> includes any management or supervisory role where the person may be required to make decisions on matters involving the safety of others.</w:t>
      </w:r>
      <w:r w:rsidR="00D06EB6">
        <w:rPr>
          <w:rFonts w:asciiTheme="minorHAnsi" w:hAnsiTheme="minorHAnsi" w:cstheme="minorHAnsi"/>
          <w:color w:val="12110F"/>
        </w:rPr>
        <w:t xml:space="preserve"> (</w:t>
      </w:r>
      <w:r w:rsidR="00BA136D">
        <w:rPr>
          <w:rFonts w:asciiTheme="minorHAnsi" w:hAnsiTheme="minorHAnsi" w:cstheme="minorHAnsi"/>
          <w:color w:val="12110F"/>
        </w:rPr>
        <w:t xml:space="preserve">For </w:t>
      </w:r>
      <w:r w:rsidR="000D0E79">
        <w:rPr>
          <w:rFonts w:asciiTheme="minorHAnsi" w:hAnsiTheme="minorHAnsi" w:cstheme="minorHAnsi"/>
          <w:color w:val="12110F"/>
        </w:rPr>
        <w:t>example, any</w:t>
      </w:r>
      <w:r w:rsidR="00D06EB6">
        <w:rPr>
          <w:rFonts w:asciiTheme="minorHAnsi" w:hAnsiTheme="minorHAnsi" w:cstheme="minorHAnsi"/>
          <w:color w:val="12110F"/>
        </w:rPr>
        <w:t xml:space="preserve"> use of </w:t>
      </w:r>
      <w:r w:rsidR="00BA136D">
        <w:rPr>
          <w:rFonts w:asciiTheme="minorHAnsi" w:hAnsiTheme="minorHAnsi" w:cstheme="minorHAnsi"/>
          <w:color w:val="12110F"/>
        </w:rPr>
        <w:t>plant/</w:t>
      </w:r>
      <w:r w:rsidR="00F531B9">
        <w:rPr>
          <w:rFonts w:asciiTheme="minorHAnsi" w:hAnsiTheme="minorHAnsi" w:cstheme="minorHAnsi"/>
          <w:color w:val="12110F"/>
        </w:rPr>
        <w:t>equipment, heavy</w:t>
      </w:r>
      <w:r w:rsidR="00D02805">
        <w:rPr>
          <w:rFonts w:asciiTheme="minorHAnsi" w:hAnsiTheme="minorHAnsi" w:cstheme="minorHAnsi"/>
          <w:color w:val="12110F"/>
        </w:rPr>
        <w:t xml:space="preserve"> </w:t>
      </w:r>
      <w:r w:rsidR="00D06EB6">
        <w:rPr>
          <w:rFonts w:asciiTheme="minorHAnsi" w:hAnsiTheme="minorHAnsi" w:cstheme="minorHAnsi"/>
          <w:color w:val="12110F"/>
        </w:rPr>
        <w:t xml:space="preserve">mobile </w:t>
      </w:r>
      <w:r w:rsidR="002C6495">
        <w:rPr>
          <w:rFonts w:asciiTheme="minorHAnsi" w:hAnsiTheme="minorHAnsi" w:cstheme="minorHAnsi"/>
          <w:color w:val="12110F"/>
        </w:rPr>
        <w:t xml:space="preserve">equipment, </w:t>
      </w:r>
      <w:r w:rsidR="00D02805">
        <w:rPr>
          <w:rFonts w:asciiTheme="minorHAnsi" w:hAnsiTheme="minorHAnsi" w:cstheme="minorHAnsi"/>
          <w:color w:val="12110F"/>
        </w:rPr>
        <w:t>machinery, driving, electri</w:t>
      </w:r>
      <w:r w:rsidR="00BA136D">
        <w:rPr>
          <w:rFonts w:asciiTheme="minorHAnsi" w:hAnsiTheme="minorHAnsi" w:cstheme="minorHAnsi"/>
          <w:color w:val="12110F"/>
        </w:rPr>
        <w:t>cal</w:t>
      </w:r>
      <w:r w:rsidR="00D02805">
        <w:rPr>
          <w:rFonts w:asciiTheme="minorHAnsi" w:hAnsiTheme="minorHAnsi" w:cstheme="minorHAnsi"/>
          <w:color w:val="12110F"/>
        </w:rPr>
        <w:t>, engineers</w:t>
      </w:r>
      <w:r w:rsidR="006F253B">
        <w:rPr>
          <w:rFonts w:asciiTheme="minorHAnsi" w:hAnsiTheme="minorHAnsi" w:cstheme="minorHAnsi"/>
          <w:color w:val="12110F"/>
        </w:rPr>
        <w:t xml:space="preserve"> as examples…)</w:t>
      </w:r>
    </w:p>
    <w:p w14:paraId="0A2113FE" w14:textId="77777777" w:rsidR="00FC5E4A" w:rsidRPr="001E68F5" w:rsidRDefault="00FC5E4A" w:rsidP="00FC5E4A">
      <w:pPr>
        <w:adjustRightInd w:val="0"/>
        <w:rPr>
          <w:rFonts w:asciiTheme="minorHAnsi" w:hAnsiTheme="minorHAnsi" w:cstheme="minorHAnsi"/>
          <w:color w:val="4B4A48"/>
        </w:rPr>
      </w:pPr>
    </w:p>
    <w:p w14:paraId="32089F36" w14:textId="009D3250" w:rsidR="00FC5E4A" w:rsidRPr="001E68F5" w:rsidRDefault="00FC5E4A" w:rsidP="00FC5E4A">
      <w:pPr>
        <w:adjustRightInd w:val="0"/>
        <w:rPr>
          <w:rFonts w:asciiTheme="minorHAnsi" w:hAnsiTheme="minorHAnsi" w:cstheme="minorHAnsi"/>
          <w:color w:val="000100"/>
        </w:rPr>
      </w:pPr>
      <w:r w:rsidRPr="001E68F5">
        <w:rPr>
          <w:rFonts w:asciiTheme="minorHAnsi" w:hAnsiTheme="minorHAnsi" w:cstheme="minorHAnsi"/>
          <w:b/>
          <w:bCs/>
          <w:i/>
          <w:color w:val="000100"/>
        </w:rPr>
        <w:t xml:space="preserve"> ‘SAFETY SENSITIVE” </w:t>
      </w:r>
      <w:r w:rsidRPr="001E68F5">
        <w:rPr>
          <w:rFonts w:asciiTheme="minorHAnsi" w:hAnsiTheme="minorHAnsi" w:cstheme="minorHAnsi"/>
          <w:color w:val="000100"/>
        </w:rPr>
        <w:t>means positions where a failure to properly perform duties involved in the role could expose the employee or others to the risk of injury, harm, serious harm, or damage to property, plant or equipment and</w:t>
      </w:r>
      <w:r w:rsidRPr="001E68F5">
        <w:rPr>
          <w:rFonts w:asciiTheme="minorHAnsi" w:hAnsiTheme="minorHAnsi" w:cstheme="minorHAnsi"/>
          <w:color w:val="12110F"/>
        </w:rPr>
        <w:t xml:space="preserve"> includes any management or supervisory role where the person may be required to make decisions on matters involving the safety of others.</w:t>
      </w:r>
      <w:r w:rsidR="002C6495">
        <w:rPr>
          <w:rFonts w:asciiTheme="minorHAnsi" w:hAnsiTheme="minorHAnsi" w:cstheme="minorHAnsi"/>
          <w:color w:val="12110F"/>
        </w:rPr>
        <w:t xml:space="preserve"> (any role on a production </w:t>
      </w:r>
      <w:r w:rsidR="00D02805">
        <w:rPr>
          <w:rFonts w:asciiTheme="minorHAnsi" w:hAnsiTheme="minorHAnsi" w:cstheme="minorHAnsi"/>
          <w:color w:val="12110F"/>
        </w:rPr>
        <w:t>plant)</w:t>
      </w:r>
    </w:p>
    <w:p w14:paraId="0FD0AD57" w14:textId="77777777" w:rsidR="00FC5E4A" w:rsidRPr="001E68F5" w:rsidRDefault="00FC5E4A" w:rsidP="00FC5E4A">
      <w:pPr>
        <w:jc w:val="both"/>
        <w:rPr>
          <w:rFonts w:asciiTheme="minorHAnsi" w:hAnsiTheme="minorHAnsi" w:cstheme="minorHAnsi"/>
          <w:lang w:val="en-NZ"/>
        </w:rPr>
      </w:pPr>
    </w:p>
    <w:p w14:paraId="56165220" w14:textId="77777777" w:rsidR="00FC5E4A" w:rsidRPr="001E68F5" w:rsidRDefault="3037BA38" w:rsidP="008520A8">
      <w:pPr>
        <w:jc w:val="both"/>
        <w:rPr>
          <w:rFonts w:asciiTheme="minorHAnsi" w:hAnsiTheme="minorHAnsi" w:cstheme="minorBidi"/>
          <w:lang w:val="en-NZ"/>
        </w:rPr>
      </w:pPr>
      <w:r w:rsidRPr="6EA73717">
        <w:rPr>
          <w:rFonts w:asciiTheme="minorHAnsi" w:hAnsiTheme="minorHAnsi" w:cstheme="minorBidi"/>
          <w:b/>
          <w:bCs/>
          <w:i/>
          <w:iCs/>
          <w:lang w:val="en-NZ"/>
        </w:rPr>
        <w:t>“UNDER THE INFLUENCE”</w:t>
      </w:r>
      <w:r w:rsidRPr="6EA73717">
        <w:rPr>
          <w:rFonts w:asciiTheme="minorHAnsi" w:hAnsiTheme="minorHAnsi" w:cstheme="minorBidi"/>
          <w:i/>
          <w:iCs/>
          <w:lang w:val="en-NZ"/>
        </w:rPr>
        <w:t xml:space="preserve"> </w:t>
      </w:r>
      <w:r w:rsidRPr="6EA73717">
        <w:rPr>
          <w:rFonts w:asciiTheme="minorHAnsi" w:hAnsiTheme="minorHAnsi" w:cstheme="minorBidi"/>
          <w:lang w:val="en-NZ"/>
        </w:rPr>
        <w:t>is where an employee :</w:t>
      </w:r>
    </w:p>
    <w:p w14:paraId="39AAB374" w14:textId="64D49EE8" w:rsidR="6EA73717" w:rsidRDefault="6EA73717" w:rsidP="008520A8">
      <w:pPr>
        <w:jc w:val="both"/>
        <w:rPr>
          <w:rFonts w:asciiTheme="minorHAnsi" w:hAnsiTheme="minorHAnsi" w:cstheme="minorBidi"/>
          <w:lang w:val="en-NZ"/>
        </w:rPr>
      </w:pPr>
    </w:p>
    <w:p w14:paraId="315966A0" w14:textId="132952F6" w:rsidR="00FC5E4A" w:rsidRPr="0030620B" w:rsidRDefault="007850BA" w:rsidP="008520A8">
      <w:pPr>
        <w:pStyle w:val="ListParagraph"/>
        <w:widowControl/>
        <w:numPr>
          <w:ilvl w:val="2"/>
          <w:numId w:val="15"/>
        </w:numPr>
        <w:autoSpaceDE/>
        <w:autoSpaceDN/>
        <w:spacing w:line="276" w:lineRule="auto"/>
        <w:ind w:left="720"/>
        <w:jc w:val="both"/>
        <w:rPr>
          <w:rFonts w:asciiTheme="minorHAnsi" w:hAnsiTheme="minorHAnsi" w:cstheme="minorHAnsi"/>
          <w:lang w:val="en-NZ"/>
        </w:rPr>
      </w:pPr>
      <w:r>
        <w:rPr>
          <w:rFonts w:asciiTheme="minorHAnsi" w:hAnsiTheme="minorHAnsi" w:cstheme="minorHAnsi"/>
          <w:lang w:val="en-NZ"/>
        </w:rPr>
        <w:t>Reports to work with an oral fluid</w:t>
      </w:r>
      <w:r w:rsidR="00FC5E4A" w:rsidRPr="0030620B">
        <w:rPr>
          <w:rFonts w:asciiTheme="minorHAnsi" w:hAnsiTheme="minorHAnsi" w:cstheme="minorHAnsi"/>
          <w:lang w:val="en-NZ"/>
        </w:rPr>
        <w:t xml:space="preserve"> drug </w:t>
      </w:r>
      <w:r>
        <w:rPr>
          <w:rFonts w:asciiTheme="minorHAnsi" w:hAnsiTheme="minorHAnsi" w:cstheme="minorHAnsi"/>
          <w:lang w:val="en-NZ"/>
        </w:rPr>
        <w:t xml:space="preserve">test </w:t>
      </w:r>
      <w:r w:rsidR="00FC5E4A" w:rsidRPr="0030620B">
        <w:rPr>
          <w:rFonts w:asciiTheme="minorHAnsi" w:hAnsiTheme="minorHAnsi" w:cstheme="minorHAnsi"/>
          <w:lang w:val="en-NZ"/>
        </w:rPr>
        <w:t xml:space="preserve">result that confirms the presence of a drug at a level above the designated cutoff concentration indicative of recent use </w:t>
      </w:r>
      <w:r w:rsidR="000D0E79" w:rsidRPr="0030620B">
        <w:rPr>
          <w:rFonts w:asciiTheme="minorHAnsi" w:hAnsiTheme="minorHAnsi" w:cstheme="minorHAnsi"/>
          <w:lang w:val="en-NZ"/>
        </w:rPr>
        <w:t>i.e.</w:t>
      </w:r>
      <w:r w:rsidR="00FC5E4A" w:rsidRPr="0030620B">
        <w:rPr>
          <w:rFonts w:asciiTheme="minorHAnsi" w:hAnsiTheme="minorHAnsi" w:cstheme="minorHAnsi"/>
          <w:lang w:val="en-NZ"/>
        </w:rPr>
        <w:t xml:space="preserve"> a Non</w:t>
      </w:r>
      <w:r w:rsidR="005417E3">
        <w:rPr>
          <w:rFonts w:asciiTheme="minorHAnsi" w:hAnsiTheme="minorHAnsi" w:cstheme="minorHAnsi"/>
          <w:lang w:val="en-NZ"/>
        </w:rPr>
        <w:t>-</w:t>
      </w:r>
      <w:r w:rsidR="00FC5E4A" w:rsidRPr="0030620B">
        <w:rPr>
          <w:rFonts w:asciiTheme="minorHAnsi" w:hAnsiTheme="minorHAnsi" w:cstheme="minorHAnsi"/>
          <w:lang w:val="en-NZ"/>
        </w:rPr>
        <w:t xml:space="preserve">Negative or positive </w:t>
      </w:r>
      <w:r w:rsidR="00FC5E4A">
        <w:rPr>
          <w:rFonts w:asciiTheme="minorHAnsi" w:hAnsiTheme="minorHAnsi" w:cstheme="minorHAnsi"/>
          <w:lang w:val="en-NZ"/>
        </w:rPr>
        <w:t xml:space="preserve"> drug test</w:t>
      </w:r>
      <w:r w:rsidR="00FC5E4A" w:rsidRPr="0030620B">
        <w:rPr>
          <w:rFonts w:asciiTheme="minorHAnsi" w:hAnsiTheme="minorHAnsi" w:cstheme="minorHAnsi"/>
          <w:lang w:val="en-NZ"/>
        </w:rPr>
        <w:t xml:space="preserve">; and/or </w:t>
      </w:r>
    </w:p>
    <w:p w14:paraId="4DC2C92A" w14:textId="0B96AC84" w:rsidR="00FC5E4A" w:rsidRPr="001E68F5" w:rsidRDefault="00FC5E4A" w:rsidP="008520A8">
      <w:pPr>
        <w:pStyle w:val="ListParagraph"/>
        <w:widowControl/>
        <w:numPr>
          <w:ilvl w:val="2"/>
          <w:numId w:val="15"/>
        </w:numPr>
        <w:autoSpaceDE/>
        <w:autoSpaceDN/>
        <w:spacing w:line="276" w:lineRule="auto"/>
        <w:ind w:left="720"/>
        <w:jc w:val="both"/>
        <w:rPr>
          <w:rFonts w:asciiTheme="minorHAnsi" w:hAnsiTheme="minorHAnsi" w:cstheme="minorHAnsi"/>
          <w:lang w:val="en-NZ"/>
        </w:rPr>
      </w:pPr>
      <w:r w:rsidRPr="001E68F5">
        <w:rPr>
          <w:rFonts w:asciiTheme="minorHAnsi" w:hAnsiTheme="minorHAnsi" w:cstheme="minorHAnsi"/>
          <w:lang w:val="en-NZ"/>
        </w:rPr>
        <w:t xml:space="preserve">reports to a workplace with a level of Alcohol in their system higher than the level set by this </w:t>
      </w:r>
      <w:r w:rsidR="005417E3" w:rsidRPr="001E68F5">
        <w:rPr>
          <w:rFonts w:asciiTheme="minorHAnsi" w:hAnsiTheme="minorHAnsi" w:cstheme="minorHAnsi"/>
          <w:lang w:val="en-NZ"/>
        </w:rPr>
        <w:t>Policy.</w:t>
      </w:r>
      <w:r w:rsidRPr="001E68F5">
        <w:rPr>
          <w:rFonts w:asciiTheme="minorHAnsi" w:hAnsiTheme="minorHAnsi" w:cstheme="minorHAnsi"/>
          <w:lang w:val="en-NZ"/>
        </w:rPr>
        <w:t xml:space="preserve"> </w:t>
      </w:r>
    </w:p>
    <w:p w14:paraId="44AC1D36" w14:textId="0278713A" w:rsidR="00FC5E4A" w:rsidRPr="001E68F5" w:rsidRDefault="00FC5E4A" w:rsidP="00A146D0">
      <w:pPr>
        <w:pStyle w:val="ListParagraph"/>
        <w:widowControl/>
        <w:autoSpaceDE/>
        <w:autoSpaceDN/>
        <w:spacing w:line="276" w:lineRule="auto"/>
        <w:ind w:left="720" w:firstLine="0"/>
        <w:jc w:val="both"/>
        <w:rPr>
          <w:rFonts w:asciiTheme="minorHAnsi" w:hAnsiTheme="minorHAnsi" w:cstheme="minorHAnsi"/>
          <w:lang w:val="en-NZ"/>
        </w:rPr>
      </w:pPr>
    </w:p>
    <w:p w14:paraId="19E96900" w14:textId="77777777" w:rsidR="00FC5E4A" w:rsidRPr="001E68F5" w:rsidRDefault="00FC5E4A" w:rsidP="008520A8">
      <w:pPr>
        <w:jc w:val="both"/>
        <w:rPr>
          <w:rFonts w:asciiTheme="minorHAnsi" w:hAnsiTheme="minorHAnsi" w:cstheme="minorHAnsi"/>
          <w:lang w:val="en-NZ"/>
        </w:rPr>
      </w:pPr>
    </w:p>
    <w:p w14:paraId="2A6DEA4F" w14:textId="641CE79A" w:rsidR="00FC5E4A" w:rsidRPr="001E68F5" w:rsidRDefault="3037BA38" w:rsidP="008520A8">
      <w:pPr>
        <w:jc w:val="both"/>
        <w:rPr>
          <w:rFonts w:asciiTheme="minorHAnsi" w:hAnsiTheme="minorHAnsi" w:cstheme="minorBidi"/>
          <w:lang w:val="en-NZ"/>
        </w:rPr>
      </w:pPr>
      <w:r w:rsidRPr="6EA73717">
        <w:rPr>
          <w:rFonts w:asciiTheme="minorHAnsi" w:hAnsiTheme="minorHAnsi" w:cstheme="minorBidi"/>
          <w:b/>
          <w:bCs/>
          <w:i/>
          <w:iCs/>
          <w:lang w:val="en-NZ"/>
        </w:rPr>
        <w:t>““THE COMPANY” DISCIPLINARY PROCEDURES”</w:t>
      </w:r>
      <w:r w:rsidRPr="6EA73717">
        <w:rPr>
          <w:rFonts w:asciiTheme="minorHAnsi" w:hAnsiTheme="minorHAnsi" w:cstheme="minorBidi"/>
          <w:lang w:val="en-NZ"/>
        </w:rPr>
        <w:t xml:space="preserve"> means the disciplinary procedures </w:t>
      </w:r>
      <w:r w:rsidR="3FA70031" w:rsidRPr="6EA73717">
        <w:rPr>
          <w:rFonts w:asciiTheme="minorHAnsi" w:hAnsiTheme="minorHAnsi" w:cstheme="minorBidi"/>
          <w:lang w:val="en-NZ"/>
        </w:rPr>
        <w:t xml:space="preserve">Alliance Group </w:t>
      </w:r>
      <w:r w:rsidRPr="6EA73717">
        <w:rPr>
          <w:rFonts w:asciiTheme="minorHAnsi" w:hAnsiTheme="minorHAnsi" w:cstheme="minorBidi"/>
          <w:lang w:val="en-NZ"/>
        </w:rPr>
        <w:t xml:space="preserve">follows in cases of misconduct or serious misconduct. These procedures are accessible </w:t>
      </w:r>
      <w:r w:rsidR="768A058D" w:rsidRPr="6EA73717">
        <w:rPr>
          <w:rFonts w:asciiTheme="minorHAnsi" w:hAnsiTheme="minorHAnsi" w:cstheme="minorBidi"/>
          <w:lang w:val="en-NZ"/>
        </w:rPr>
        <w:t>the Company Handbook</w:t>
      </w:r>
      <w:r w:rsidRPr="6EA73717">
        <w:rPr>
          <w:rFonts w:asciiTheme="minorHAnsi" w:hAnsiTheme="minorHAnsi" w:cstheme="minorBidi"/>
          <w:lang w:val="en-NZ"/>
        </w:rPr>
        <w:t>.</w:t>
      </w:r>
    </w:p>
    <w:p w14:paraId="55C2B336" w14:textId="77777777" w:rsidR="00FC5E4A" w:rsidRPr="001E68F5" w:rsidRDefault="00FC5E4A" w:rsidP="008520A8">
      <w:pPr>
        <w:jc w:val="both"/>
        <w:rPr>
          <w:rFonts w:asciiTheme="minorHAnsi" w:hAnsiTheme="minorHAnsi" w:cstheme="minorHAnsi"/>
          <w:lang w:val="en-NZ"/>
        </w:rPr>
      </w:pPr>
    </w:p>
    <w:p w14:paraId="296208A4" w14:textId="449D48CF" w:rsidR="00FC5E4A" w:rsidRPr="001E68F5" w:rsidRDefault="3037BA38" w:rsidP="008520A8">
      <w:pPr>
        <w:jc w:val="both"/>
        <w:rPr>
          <w:rFonts w:asciiTheme="minorHAnsi" w:hAnsiTheme="minorHAnsi" w:cstheme="minorBidi"/>
          <w:lang w:val="en-NZ"/>
        </w:rPr>
      </w:pPr>
      <w:r w:rsidRPr="6EA73717">
        <w:rPr>
          <w:rFonts w:asciiTheme="minorHAnsi" w:hAnsiTheme="minorHAnsi" w:cstheme="minorBidi"/>
          <w:b/>
          <w:bCs/>
          <w:i/>
          <w:iCs/>
          <w:lang w:val="en-NZ"/>
        </w:rPr>
        <w:t>“WORKPLACE”</w:t>
      </w:r>
      <w:r w:rsidRPr="6EA73717">
        <w:rPr>
          <w:rFonts w:asciiTheme="minorHAnsi" w:hAnsiTheme="minorHAnsi" w:cstheme="minorBidi"/>
          <w:i/>
          <w:iCs/>
          <w:lang w:val="en-NZ"/>
        </w:rPr>
        <w:t xml:space="preserve"> </w:t>
      </w:r>
      <w:r w:rsidRPr="6EA73717">
        <w:rPr>
          <w:rFonts w:asciiTheme="minorHAnsi" w:hAnsiTheme="minorHAnsi" w:cstheme="minorBidi"/>
          <w:lang w:val="en-NZ"/>
        </w:rPr>
        <w:t xml:space="preserve">includes all sites, buildings, vehicles, vessels and plant including company vehicles belonging to </w:t>
      </w:r>
      <w:r w:rsidR="4A8202E2" w:rsidRPr="6EA73717">
        <w:rPr>
          <w:rFonts w:asciiTheme="minorHAnsi" w:hAnsiTheme="minorHAnsi" w:cstheme="minorBidi"/>
          <w:lang w:val="en-NZ"/>
        </w:rPr>
        <w:t xml:space="preserve">Alliance Group </w:t>
      </w:r>
      <w:r w:rsidRPr="6EA73717">
        <w:rPr>
          <w:rFonts w:asciiTheme="minorHAnsi" w:hAnsiTheme="minorHAnsi" w:cstheme="minorBidi"/>
          <w:lang w:val="en-NZ"/>
        </w:rPr>
        <w:t>or its clients and customers where employees are required to attend to their duties.</w:t>
      </w:r>
    </w:p>
    <w:p w14:paraId="30F2563E" w14:textId="77777777" w:rsidR="00FC5E4A" w:rsidRDefault="00FC5E4A" w:rsidP="008520A8">
      <w:pPr>
        <w:jc w:val="both"/>
        <w:rPr>
          <w:b/>
          <w:sz w:val="28"/>
          <w:szCs w:val="28"/>
        </w:rPr>
      </w:pPr>
    </w:p>
    <w:p w14:paraId="02CDA808" w14:textId="77777777" w:rsidR="00FE3C42" w:rsidRDefault="00FE3C42" w:rsidP="008520A8">
      <w:pPr>
        <w:jc w:val="both"/>
        <w:rPr>
          <w:b/>
          <w:sz w:val="28"/>
          <w:szCs w:val="28"/>
        </w:rPr>
      </w:pPr>
    </w:p>
    <w:sectPr w:rsidR="00FE3C42" w:rsidSect="008520A8">
      <w:pgSz w:w="11910" w:h="16840"/>
      <w:pgMar w:top="1400" w:right="1290" w:bottom="780" w:left="1440" w:header="0" w:footer="593" w:gutter="0"/>
      <w:pgBorders w:offsetFrom="page">
        <w:top w:val="single" w:sz="4" w:space="24" w:color="A46646"/>
        <w:left w:val="single" w:sz="4" w:space="24" w:color="A46646"/>
        <w:bottom w:val="single" w:sz="4" w:space="24" w:color="A46646"/>
        <w:right w:val="single" w:sz="4" w:space="24" w:color="A46646"/>
      </w:pgBorder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ren Coe" w:date="2025-09-17T11:53:00Z" w:initials="KC">
    <w:p w14:paraId="5B165C84" w14:textId="77777777" w:rsidR="00F47AFC" w:rsidRDefault="00F47AFC" w:rsidP="00F47AFC">
      <w:pPr>
        <w:pStyle w:val="CommentText"/>
      </w:pPr>
      <w:r>
        <w:rPr>
          <w:rStyle w:val="CommentReference"/>
        </w:rPr>
        <w:annotationRef/>
      </w:r>
      <w:r>
        <w:t>Changed to Medical Prescription Safe at Work Assessment and Added in Appendix 8 and 9 for Drug dogs and Random Selection Process</w:t>
      </w:r>
    </w:p>
  </w:comment>
  <w:comment w:id="19" w:author="Ann-louise Anderson" w:date="2025-10-07T11:39:00Z" w:initials="AA">
    <w:p w14:paraId="168519F6" w14:textId="77777777" w:rsidR="00147825" w:rsidRDefault="00147825" w:rsidP="00147825">
      <w:pPr>
        <w:pStyle w:val="CommentText"/>
      </w:pPr>
      <w:r>
        <w:rPr>
          <w:rStyle w:val="CommentReference"/>
        </w:rPr>
        <w:annotationRef/>
      </w:r>
      <w:r>
        <w:rPr>
          <w:lang w:val="en-NZ"/>
        </w:rPr>
        <w:t>disagree</w:t>
      </w:r>
    </w:p>
  </w:comment>
  <w:comment w:id="20" w:author="Ann-louise Anderson" w:date="2025-10-07T11:44:00Z" w:initials="AA">
    <w:p w14:paraId="40424741" w14:textId="77777777" w:rsidR="00372DE6" w:rsidRDefault="00372DE6" w:rsidP="00372DE6">
      <w:pPr>
        <w:pStyle w:val="CommentText"/>
      </w:pPr>
      <w:r>
        <w:rPr>
          <w:rStyle w:val="CommentReference"/>
        </w:rPr>
        <w:annotationRef/>
      </w:r>
      <w:r>
        <w:rPr>
          <w:lang w:val="en-NZ"/>
        </w:rPr>
        <w:t>A negative result is required before any return to work and other implicatons are for any not negative result from a return to wotrk test as is explained</w:t>
      </w:r>
    </w:p>
  </w:comment>
  <w:comment w:id="30" w:author="Ann-louise Anderson" w:date="2025-10-07T11:21:00Z" w:initials="AA">
    <w:p w14:paraId="463F6B30" w14:textId="393913A6" w:rsidR="00D72C78" w:rsidRDefault="00D72C78" w:rsidP="00D72C78">
      <w:pPr>
        <w:pStyle w:val="CommentText"/>
      </w:pPr>
      <w:r>
        <w:rPr>
          <w:rStyle w:val="CommentReference"/>
        </w:rPr>
        <w:annotationRef/>
      </w:r>
      <w:r>
        <w:rPr>
          <w:lang w:val="en-NZ"/>
        </w:rPr>
        <w:t>Don’t agree with this edit</w:t>
      </w:r>
    </w:p>
  </w:comment>
  <w:comment w:id="35" w:author="Ann-louise Anderson" w:date="2025-10-07T11:22:00Z" w:initials="AA">
    <w:p w14:paraId="0E354F77" w14:textId="77777777" w:rsidR="00D72C78" w:rsidRDefault="00D72C78" w:rsidP="00D72C78">
      <w:pPr>
        <w:pStyle w:val="CommentText"/>
      </w:pPr>
      <w:r>
        <w:rPr>
          <w:rStyle w:val="CommentReference"/>
        </w:rPr>
        <w:annotationRef/>
      </w:r>
      <w:r>
        <w:rPr>
          <w:lang w:val="en-NZ"/>
        </w:rPr>
        <w:t>Don’t agree with this comment edit</w:t>
      </w:r>
    </w:p>
  </w:comment>
  <w:comment w:id="80" w:author="Ann-louise Anderson" w:date="2025-10-07T11:25:00Z" w:initials="AA">
    <w:p w14:paraId="7545E37D" w14:textId="77777777" w:rsidR="00D72C78" w:rsidRDefault="00D72C78" w:rsidP="00D72C78">
      <w:pPr>
        <w:pStyle w:val="CommentText"/>
      </w:pPr>
      <w:r>
        <w:rPr>
          <w:rStyle w:val="CommentReference"/>
        </w:rPr>
        <w:annotationRef/>
      </w:r>
      <w:r>
        <w:rPr>
          <w:lang w:val="en-NZ"/>
        </w:rPr>
        <w:t>Don’t agree with this edit</w:t>
      </w:r>
    </w:p>
  </w:comment>
  <w:comment w:id="89" w:author="Ann-louise Anderson" w:date="2025-10-07T11:27:00Z" w:initials="AA">
    <w:p w14:paraId="242823B0" w14:textId="77777777" w:rsidR="00D72C78" w:rsidRDefault="00D72C78" w:rsidP="00D72C78">
      <w:pPr>
        <w:pStyle w:val="CommentText"/>
      </w:pPr>
      <w:r>
        <w:rPr>
          <w:rStyle w:val="CommentReference"/>
        </w:rPr>
        <w:annotationRef/>
      </w:r>
      <w:r>
        <w:rPr>
          <w:lang w:val="en-NZ"/>
        </w:rPr>
        <w:t>Unsure of why this is r a required definition</w:t>
      </w:r>
    </w:p>
  </w:comment>
  <w:comment w:id="106" w:author="Ann-louise Anderson" w:date="2025-10-07T11:30:00Z" w:initials="AA">
    <w:p w14:paraId="282F0BF2" w14:textId="77777777" w:rsidR="00D72C78" w:rsidRDefault="00D72C78" w:rsidP="00D72C78">
      <w:pPr>
        <w:pStyle w:val="CommentText"/>
      </w:pPr>
      <w:r>
        <w:rPr>
          <w:rStyle w:val="CommentReference"/>
        </w:rPr>
        <w:annotationRef/>
      </w:r>
      <w:r>
        <w:rPr>
          <w:lang w:val="en-NZ"/>
        </w:rPr>
        <w:t>Why is  required deleted</w:t>
      </w:r>
    </w:p>
  </w:comment>
  <w:comment w:id="116" w:author="Ann-louise Anderson" w:date="2025-10-07T11:34:00Z" w:initials="AA">
    <w:p w14:paraId="3C27F9F1" w14:textId="77777777" w:rsidR="00147825" w:rsidRDefault="00147825" w:rsidP="00147825">
      <w:pPr>
        <w:pStyle w:val="CommentText"/>
      </w:pPr>
      <w:r>
        <w:rPr>
          <w:rStyle w:val="CommentReference"/>
        </w:rPr>
        <w:annotationRef/>
      </w:r>
      <w:r>
        <w:rPr>
          <w:lang w:val="en-NZ"/>
        </w:rPr>
        <w:t>That contradicts the clause above ie it will be considered serious misconduct  and may be subject to disciplinary….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65C84" w15:done="0"/>
  <w15:commentEx w15:paraId="168519F6" w15:done="0"/>
  <w15:commentEx w15:paraId="40424741" w15:paraIdParent="168519F6" w15:done="0"/>
  <w15:commentEx w15:paraId="463F6B30" w15:done="0"/>
  <w15:commentEx w15:paraId="0E354F77" w15:done="0"/>
  <w15:commentEx w15:paraId="7545E37D" w15:done="0"/>
  <w15:commentEx w15:paraId="242823B0" w15:done="0"/>
  <w15:commentEx w15:paraId="282F0BF2" w15:done="0"/>
  <w15:commentEx w15:paraId="3C27F9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FCA073" w16cex:dateUtc="2025-09-16T23:53:00Z"/>
  <w16cex:commentExtensible w16cex:durableId="14BE72A5" w16cex:dateUtc="2025-10-06T22:39:00Z"/>
  <w16cex:commentExtensible w16cex:durableId="0D5B2FFC" w16cex:dateUtc="2025-10-06T22:44:00Z"/>
  <w16cex:commentExtensible w16cex:durableId="30278F2F" w16cex:dateUtc="2025-10-06T22:21:00Z"/>
  <w16cex:commentExtensible w16cex:durableId="24E95465" w16cex:dateUtc="2025-10-06T22:22:00Z"/>
  <w16cex:commentExtensible w16cex:durableId="229C64F2" w16cex:dateUtc="2025-10-06T22:25:00Z"/>
  <w16cex:commentExtensible w16cex:durableId="11D591C0" w16cex:dateUtc="2025-10-06T22:27:00Z"/>
  <w16cex:commentExtensible w16cex:durableId="31173C38" w16cex:dateUtc="2025-10-06T22:30:00Z"/>
  <w16cex:commentExtensible w16cex:durableId="0D70D58D" w16cex:dateUtc="2025-10-06T2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65C84" w16cid:durableId="1BFCA073"/>
  <w16cid:commentId w16cid:paraId="168519F6" w16cid:durableId="14BE72A5"/>
  <w16cid:commentId w16cid:paraId="40424741" w16cid:durableId="0D5B2FFC"/>
  <w16cid:commentId w16cid:paraId="463F6B30" w16cid:durableId="30278F2F"/>
  <w16cid:commentId w16cid:paraId="0E354F77" w16cid:durableId="24E95465"/>
  <w16cid:commentId w16cid:paraId="7545E37D" w16cid:durableId="229C64F2"/>
  <w16cid:commentId w16cid:paraId="242823B0" w16cid:durableId="11D591C0"/>
  <w16cid:commentId w16cid:paraId="282F0BF2" w16cid:durableId="31173C38"/>
  <w16cid:commentId w16cid:paraId="3C27F9F1" w16cid:durableId="0D70D5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7057D" w14:textId="77777777" w:rsidR="00D02630" w:rsidRDefault="00D02630">
      <w:r>
        <w:separator/>
      </w:r>
    </w:p>
  </w:endnote>
  <w:endnote w:type="continuationSeparator" w:id="0">
    <w:p w14:paraId="1304EE21" w14:textId="77777777" w:rsidR="00D02630" w:rsidRDefault="00D02630">
      <w:r>
        <w:continuationSeparator/>
      </w:r>
    </w:p>
  </w:endnote>
  <w:endnote w:type="continuationNotice" w:id="1">
    <w:p w14:paraId="378888A4" w14:textId="77777777" w:rsidR="00D02630" w:rsidRDefault="00D026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G Omega">
    <w:altName w:val="Segoe UI"/>
    <w:charset w:val="00"/>
    <w:family w:val="swiss"/>
    <w:pitch w:val="variable"/>
    <w:sig w:usb0="00000001"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B3479" w14:textId="70B3CA4E" w:rsidR="00EB4E38" w:rsidRDefault="00EB4E38">
    <w:pPr>
      <w:pStyle w:val="Footer"/>
    </w:pPr>
    <w:r>
      <w:t>Version 2               September 2025</w:t>
    </w:r>
  </w:p>
  <w:p w14:paraId="2EBB1A74" w14:textId="77777777" w:rsidR="00EB4E38" w:rsidRDefault="00EB4E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477864"/>
      <w:docPartObj>
        <w:docPartGallery w:val="Page Numbers (Bottom of Page)"/>
        <w:docPartUnique/>
      </w:docPartObj>
    </w:sdtPr>
    <w:sdtContent>
      <w:sdt>
        <w:sdtPr>
          <w:id w:val="-1769616900"/>
          <w:docPartObj>
            <w:docPartGallery w:val="Page Numbers (Top of Page)"/>
            <w:docPartUnique/>
          </w:docPartObj>
        </w:sdtPr>
        <w:sdtContent>
          <w:p w14:paraId="14F19930" w14:textId="3C7543DC" w:rsidR="004A5CC0" w:rsidRDefault="00D21343" w:rsidP="00F20852">
            <w:pPr>
              <w:pStyle w:val="Footer"/>
              <w:jc w:val="center"/>
            </w:pPr>
            <w:r>
              <w:t>Revision 3</w:t>
            </w:r>
            <w:r w:rsidR="00EB4E38">
              <w:t xml:space="preserve">   September 2025                                                                                                             </w:t>
            </w:r>
            <w:r w:rsidR="004A5CC0">
              <w:t xml:space="preserve">Page </w:t>
            </w:r>
            <w:r w:rsidR="004A5CC0">
              <w:rPr>
                <w:b/>
                <w:bCs/>
                <w:sz w:val="24"/>
                <w:szCs w:val="24"/>
              </w:rPr>
              <w:fldChar w:fldCharType="begin"/>
            </w:r>
            <w:r w:rsidR="004A5CC0">
              <w:rPr>
                <w:b/>
                <w:bCs/>
              </w:rPr>
              <w:instrText xml:space="preserve"> PAGE </w:instrText>
            </w:r>
            <w:r w:rsidR="004A5CC0">
              <w:rPr>
                <w:b/>
                <w:bCs/>
                <w:sz w:val="24"/>
                <w:szCs w:val="24"/>
              </w:rPr>
              <w:fldChar w:fldCharType="separate"/>
            </w:r>
            <w:r w:rsidR="004A5CC0">
              <w:rPr>
                <w:b/>
                <w:bCs/>
                <w:noProof/>
              </w:rPr>
              <w:t>2</w:t>
            </w:r>
            <w:r w:rsidR="004A5CC0">
              <w:rPr>
                <w:b/>
                <w:bCs/>
                <w:sz w:val="24"/>
                <w:szCs w:val="24"/>
              </w:rPr>
              <w:fldChar w:fldCharType="end"/>
            </w:r>
            <w:r w:rsidR="004A5CC0">
              <w:t xml:space="preserve"> of </w:t>
            </w:r>
            <w:r w:rsidR="004A5CC0">
              <w:rPr>
                <w:b/>
                <w:bCs/>
                <w:sz w:val="24"/>
                <w:szCs w:val="24"/>
              </w:rPr>
              <w:fldChar w:fldCharType="begin"/>
            </w:r>
            <w:r w:rsidR="004A5CC0">
              <w:rPr>
                <w:b/>
                <w:bCs/>
              </w:rPr>
              <w:instrText xml:space="preserve"> NUMPAGES  </w:instrText>
            </w:r>
            <w:r w:rsidR="004A5CC0">
              <w:rPr>
                <w:b/>
                <w:bCs/>
                <w:sz w:val="24"/>
                <w:szCs w:val="24"/>
              </w:rPr>
              <w:fldChar w:fldCharType="separate"/>
            </w:r>
            <w:r w:rsidR="004A5CC0">
              <w:rPr>
                <w:b/>
                <w:bCs/>
                <w:noProof/>
              </w:rPr>
              <w:t>2</w:t>
            </w:r>
            <w:r w:rsidR="004A5CC0">
              <w:rPr>
                <w:b/>
                <w:bCs/>
                <w:sz w:val="24"/>
                <w:szCs w:val="24"/>
              </w:rPr>
              <w:fldChar w:fldCharType="end"/>
            </w:r>
          </w:p>
        </w:sdtContent>
      </w:sdt>
    </w:sdtContent>
  </w:sdt>
  <w:p w14:paraId="128C08C5" w14:textId="0D7D2498" w:rsidR="006F51D4" w:rsidRDefault="006F51D4">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F42FB" w14:textId="77777777" w:rsidR="00D02630" w:rsidRDefault="00D02630">
      <w:r>
        <w:separator/>
      </w:r>
    </w:p>
  </w:footnote>
  <w:footnote w:type="continuationSeparator" w:id="0">
    <w:p w14:paraId="1AC90A49" w14:textId="77777777" w:rsidR="00D02630" w:rsidRDefault="00D02630">
      <w:r>
        <w:continuationSeparator/>
      </w:r>
    </w:p>
  </w:footnote>
  <w:footnote w:type="continuationNotice" w:id="1">
    <w:p w14:paraId="6215F833" w14:textId="77777777" w:rsidR="00D02630" w:rsidRDefault="00D02630"/>
  </w:footnote>
</w:footnotes>
</file>

<file path=word/intelligence2.xml><?xml version="1.0" encoding="utf-8"?>
<int2:intelligence xmlns:int2="http://schemas.microsoft.com/office/intelligence/2020/intelligence" xmlns:oel="http://schemas.microsoft.com/office/2019/extlst">
  <int2:observations>
    <int2:textHash int2:hashCode="5XDRCdvPuC+WfK" int2:id="1gg1f81G">
      <int2:state int2:value="Rejected" int2:type="spell"/>
    </int2:textHash>
    <int2:textHash int2:hashCode="SlYFDncvjWIs3o" int2:id="7JzXaCU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36EA"/>
    <w:multiLevelType w:val="hybridMultilevel"/>
    <w:tmpl w:val="D3EEEBD8"/>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 w15:restartNumberingAfterBreak="0">
    <w:nsid w:val="036736BF"/>
    <w:multiLevelType w:val="hybridMultilevel"/>
    <w:tmpl w:val="DF2EA9CA"/>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2" w15:restartNumberingAfterBreak="0">
    <w:nsid w:val="06A763C6"/>
    <w:multiLevelType w:val="hybridMultilevel"/>
    <w:tmpl w:val="86E8F518"/>
    <w:lvl w:ilvl="0" w:tplc="52143CAA">
      <w:start w:val="1"/>
      <w:numFmt w:val="decimal"/>
      <w:lvlText w:val="%1."/>
      <w:lvlJc w:val="left"/>
      <w:pPr>
        <w:ind w:left="3054" w:hanging="360"/>
      </w:pPr>
      <w:rPr>
        <w:rFonts w:hint="default"/>
      </w:rPr>
    </w:lvl>
    <w:lvl w:ilvl="1" w:tplc="14090019">
      <w:start w:val="1"/>
      <w:numFmt w:val="lowerLetter"/>
      <w:lvlText w:val="%2."/>
      <w:lvlJc w:val="left"/>
      <w:pPr>
        <w:ind w:left="371" w:hanging="360"/>
      </w:pPr>
    </w:lvl>
    <w:lvl w:ilvl="2" w:tplc="3CF4C186">
      <w:start w:val="1"/>
      <w:numFmt w:val="lowerRoman"/>
      <w:lvlText w:val="(%3)"/>
      <w:lvlJc w:val="left"/>
      <w:pPr>
        <w:ind w:left="1631" w:hanging="720"/>
      </w:pPr>
      <w:rPr>
        <w:rFonts w:hint="default"/>
      </w:rPr>
    </w:lvl>
    <w:lvl w:ilvl="3" w:tplc="1409000F" w:tentative="1">
      <w:start w:val="1"/>
      <w:numFmt w:val="decimal"/>
      <w:lvlText w:val="%4."/>
      <w:lvlJc w:val="left"/>
      <w:pPr>
        <w:ind w:left="1811" w:hanging="360"/>
      </w:pPr>
    </w:lvl>
    <w:lvl w:ilvl="4" w:tplc="14090019" w:tentative="1">
      <w:start w:val="1"/>
      <w:numFmt w:val="lowerLetter"/>
      <w:lvlText w:val="%5."/>
      <w:lvlJc w:val="left"/>
      <w:pPr>
        <w:ind w:left="2531" w:hanging="360"/>
      </w:pPr>
    </w:lvl>
    <w:lvl w:ilvl="5" w:tplc="1409001B" w:tentative="1">
      <w:start w:val="1"/>
      <w:numFmt w:val="lowerRoman"/>
      <w:lvlText w:val="%6."/>
      <w:lvlJc w:val="right"/>
      <w:pPr>
        <w:ind w:left="3251" w:hanging="180"/>
      </w:pPr>
    </w:lvl>
    <w:lvl w:ilvl="6" w:tplc="1409000F" w:tentative="1">
      <w:start w:val="1"/>
      <w:numFmt w:val="decimal"/>
      <w:lvlText w:val="%7."/>
      <w:lvlJc w:val="left"/>
      <w:pPr>
        <w:ind w:left="3971" w:hanging="360"/>
      </w:pPr>
    </w:lvl>
    <w:lvl w:ilvl="7" w:tplc="14090019" w:tentative="1">
      <w:start w:val="1"/>
      <w:numFmt w:val="lowerLetter"/>
      <w:lvlText w:val="%8."/>
      <w:lvlJc w:val="left"/>
      <w:pPr>
        <w:ind w:left="4691" w:hanging="360"/>
      </w:pPr>
    </w:lvl>
    <w:lvl w:ilvl="8" w:tplc="1409001B" w:tentative="1">
      <w:start w:val="1"/>
      <w:numFmt w:val="lowerRoman"/>
      <w:lvlText w:val="%9."/>
      <w:lvlJc w:val="right"/>
      <w:pPr>
        <w:ind w:left="5411" w:hanging="180"/>
      </w:pPr>
    </w:lvl>
  </w:abstractNum>
  <w:abstractNum w:abstractNumId="3" w15:restartNumberingAfterBreak="0">
    <w:nsid w:val="0C781B6A"/>
    <w:multiLevelType w:val="hybridMultilevel"/>
    <w:tmpl w:val="E8C4670A"/>
    <w:lvl w:ilvl="0" w:tplc="71A41E42">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1A8E2ED6">
      <w:numFmt w:val="bullet"/>
      <w:lvlText w:val="•"/>
      <w:lvlJc w:val="left"/>
      <w:pPr>
        <w:ind w:left="1770" w:hanging="360"/>
      </w:pPr>
      <w:rPr>
        <w:rFonts w:hint="default"/>
        <w:lang w:val="en-US" w:eastAsia="en-US" w:bidi="ar-SA"/>
      </w:rPr>
    </w:lvl>
    <w:lvl w:ilvl="2" w:tplc="14685D60">
      <w:numFmt w:val="bullet"/>
      <w:lvlText w:val="•"/>
      <w:lvlJc w:val="left"/>
      <w:pPr>
        <w:ind w:left="2660" w:hanging="360"/>
      </w:pPr>
      <w:rPr>
        <w:rFonts w:hint="default"/>
        <w:lang w:val="en-US" w:eastAsia="en-US" w:bidi="ar-SA"/>
      </w:rPr>
    </w:lvl>
    <w:lvl w:ilvl="3" w:tplc="8420219E">
      <w:numFmt w:val="bullet"/>
      <w:lvlText w:val="•"/>
      <w:lvlJc w:val="left"/>
      <w:pPr>
        <w:ind w:left="3550" w:hanging="360"/>
      </w:pPr>
      <w:rPr>
        <w:rFonts w:hint="default"/>
        <w:lang w:val="en-US" w:eastAsia="en-US" w:bidi="ar-SA"/>
      </w:rPr>
    </w:lvl>
    <w:lvl w:ilvl="4" w:tplc="F782BF10">
      <w:numFmt w:val="bullet"/>
      <w:lvlText w:val="•"/>
      <w:lvlJc w:val="left"/>
      <w:pPr>
        <w:ind w:left="4440" w:hanging="360"/>
      </w:pPr>
      <w:rPr>
        <w:rFonts w:hint="default"/>
        <w:lang w:val="en-US" w:eastAsia="en-US" w:bidi="ar-SA"/>
      </w:rPr>
    </w:lvl>
    <w:lvl w:ilvl="5" w:tplc="6DCCBD80">
      <w:numFmt w:val="bullet"/>
      <w:lvlText w:val="•"/>
      <w:lvlJc w:val="left"/>
      <w:pPr>
        <w:ind w:left="5330" w:hanging="360"/>
      </w:pPr>
      <w:rPr>
        <w:rFonts w:hint="default"/>
        <w:lang w:val="en-US" w:eastAsia="en-US" w:bidi="ar-SA"/>
      </w:rPr>
    </w:lvl>
    <w:lvl w:ilvl="6" w:tplc="592EB166">
      <w:numFmt w:val="bullet"/>
      <w:lvlText w:val="•"/>
      <w:lvlJc w:val="left"/>
      <w:pPr>
        <w:ind w:left="6220" w:hanging="360"/>
      </w:pPr>
      <w:rPr>
        <w:rFonts w:hint="default"/>
        <w:lang w:val="en-US" w:eastAsia="en-US" w:bidi="ar-SA"/>
      </w:rPr>
    </w:lvl>
    <w:lvl w:ilvl="7" w:tplc="21368B72">
      <w:numFmt w:val="bullet"/>
      <w:lvlText w:val="•"/>
      <w:lvlJc w:val="left"/>
      <w:pPr>
        <w:ind w:left="7110" w:hanging="360"/>
      </w:pPr>
      <w:rPr>
        <w:rFonts w:hint="default"/>
        <w:lang w:val="en-US" w:eastAsia="en-US" w:bidi="ar-SA"/>
      </w:rPr>
    </w:lvl>
    <w:lvl w:ilvl="8" w:tplc="2A16D4B8">
      <w:numFmt w:val="bullet"/>
      <w:lvlText w:val="•"/>
      <w:lvlJc w:val="left"/>
      <w:pPr>
        <w:ind w:left="8001" w:hanging="360"/>
      </w:pPr>
      <w:rPr>
        <w:rFonts w:hint="default"/>
        <w:lang w:val="en-US" w:eastAsia="en-US" w:bidi="ar-SA"/>
      </w:rPr>
    </w:lvl>
  </w:abstractNum>
  <w:abstractNum w:abstractNumId="4" w15:restartNumberingAfterBreak="0">
    <w:nsid w:val="0F9029D2"/>
    <w:multiLevelType w:val="hybridMultilevel"/>
    <w:tmpl w:val="3574F734"/>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5" w15:restartNumberingAfterBreak="0">
    <w:nsid w:val="0FB666E5"/>
    <w:multiLevelType w:val="hybridMultilevel"/>
    <w:tmpl w:val="4A8093CC"/>
    <w:lvl w:ilvl="0" w:tplc="14090001">
      <w:start w:val="1"/>
      <w:numFmt w:val="bullet"/>
      <w:lvlText w:val=""/>
      <w:lvlJc w:val="left"/>
      <w:pPr>
        <w:ind w:left="1980" w:hanging="360"/>
      </w:pPr>
      <w:rPr>
        <w:rFonts w:ascii="Symbol" w:hAnsi="Symbol" w:hint="default"/>
      </w:rPr>
    </w:lvl>
    <w:lvl w:ilvl="1" w:tplc="14090003" w:tentative="1">
      <w:start w:val="1"/>
      <w:numFmt w:val="bullet"/>
      <w:lvlText w:val="o"/>
      <w:lvlJc w:val="left"/>
      <w:pPr>
        <w:ind w:left="2700" w:hanging="360"/>
      </w:pPr>
      <w:rPr>
        <w:rFonts w:ascii="Courier New" w:hAnsi="Courier New" w:cs="Courier New" w:hint="default"/>
      </w:rPr>
    </w:lvl>
    <w:lvl w:ilvl="2" w:tplc="14090005" w:tentative="1">
      <w:start w:val="1"/>
      <w:numFmt w:val="bullet"/>
      <w:lvlText w:val=""/>
      <w:lvlJc w:val="left"/>
      <w:pPr>
        <w:ind w:left="3420" w:hanging="360"/>
      </w:pPr>
      <w:rPr>
        <w:rFonts w:ascii="Wingdings" w:hAnsi="Wingdings" w:hint="default"/>
      </w:rPr>
    </w:lvl>
    <w:lvl w:ilvl="3" w:tplc="14090001" w:tentative="1">
      <w:start w:val="1"/>
      <w:numFmt w:val="bullet"/>
      <w:lvlText w:val=""/>
      <w:lvlJc w:val="left"/>
      <w:pPr>
        <w:ind w:left="4140" w:hanging="360"/>
      </w:pPr>
      <w:rPr>
        <w:rFonts w:ascii="Symbol" w:hAnsi="Symbol" w:hint="default"/>
      </w:rPr>
    </w:lvl>
    <w:lvl w:ilvl="4" w:tplc="14090003" w:tentative="1">
      <w:start w:val="1"/>
      <w:numFmt w:val="bullet"/>
      <w:lvlText w:val="o"/>
      <w:lvlJc w:val="left"/>
      <w:pPr>
        <w:ind w:left="4860" w:hanging="360"/>
      </w:pPr>
      <w:rPr>
        <w:rFonts w:ascii="Courier New" w:hAnsi="Courier New" w:cs="Courier New" w:hint="default"/>
      </w:rPr>
    </w:lvl>
    <w:lvl w:ilvl="5" w:tplc="14090005" w:tentative="1">
      <w:start w:val="1"/>
      <w:numFmt w:val="bullet"/>
      <w:lvlText w:val=""/>
      <w:lvlJc w:val="left"/>
      <w:pPr>
        <w:ind w:left="5580" w:hanging="360"/>
      </w:pPr>
      <w:rPr>
        <w:rFonts w:ascii="Wingdings" w:hAnsi="Wingdings" w:hint="default"/>
      </w:rPr>
    </w:lvl>
    <w:lvl w:ilvl="6" w:tplc="14090001" w:tentative="1">
      <w:start w:val="1"/>
      <w:numFmt w:val="bullet"/>
      <w:lvlText w:val=""/>
      <w:lvlJc w:val="left"/>
      <w:pPr>
        <w:ind w:left="6300" w:hanging="360"/>
      </w:pPr>
      <w:rPr>
        <w:rFonts w:ascii="Symbol" w:hAnsi="Symbol" w:hint="default"/>
      </w:rPr>
    </w:lvl>
    <w:lvl w:ilvl="7" w:tplc="14090003" w:tentative="1">
      <w:start w:val="1"/>
      <w:numFmt w:val="bullet"/>
      <w:lvlText w:val="o"/>
      <w:lvlJc w:val="left"/>
      <w:pPr>
        <w:ind w:left="7020" w:hanging="360"/>
      </w:pPr>
      <w:rPr>
        <w:rFonts w:ascii="Courier New" w:hAnsi="Courier New" w:cs="Courier New" w:hint="default"/>
      </w:rPr>
    </w:lvl>
    <w:lvl w:ilvl="8" w:tplc="14090005" w:tentative="1">
      <w:start w:val="1"/>
      <w:numFmt w:val="bullet"/>
      <w:lvlText w:val=""/>
      <w:lvlJc w:val="left"/>
      <w:pPr>
        <w:ind w:left="7740" w:hanging="360"/>
      </w:pPr>
      <w:rPr>
        <w:rFonts w:ascii="Wingdings" w:hAnsi="Wingdings" w:hint="default"/>
      </w:rPr>
    </w:lvl>
  </w:abstractNum>
  <w:abstractNum w:abstractNumId="6" w15:restartNumberingAfterBreak="0">
    <w:nsid w:val="14D25EB0"/>
    <w:multiLevelType w:val="multilevel"/>
    <w:tmpl w:val="B2D2C9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4EB32DD"/>
    <w:multiLevelType w:val="hybridMultilevel"/>
    <w:tmpl w:val="124A1F1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1534281C"/>
    <w:multiLevelType w:val="hybridMultilevel"/>
    <w:tmpl w:val="A52857E2"/>
    <w:lvl w:ilvl="0" w:tplc="72A82E8A">
      <w:start w:val="1"/>
      <w:numFmt w:val="lowerLetter"/>
      <w:lvlText w:val="%1)"/>
      <w:lvlJc w:val="left"/>
      <w:pPr>
        <w:tabs>
          <w:tab w:val="num" w:pos="1866"/>
        </w:tabs>
        <w:ind w:left="1866" w:hanging="360"/>
      </w:pPr>
      <w:rPr>
        <w:rFonts w:hint="default"/>
      </w:rPr>
    </w:lvl>
    <w:lvl w:ilvl="1" w:tplc="DC22AD8A">
      <w:numFmt w:val="bullet"/>
      <w:lvlText w:val="-"/>
      <w:lvlJc w:val="left"/>
      <w:pPr>
        <w:ind w:left="1440" w:hanging="360"/>
      </w:pPr>
      <w:rPr>
        <w:rFonts w:ascii="Calibri" w:eastAsia="Calibri" w:hAnsi="Calibri" w:cs="Calibri" w:hint="default"/>
        <w:b w:val="0"/>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E6180E"/>
    <w:multiLevelType w:val="hybridMultilevel"/>
    <w:tmpl w:val="2356F93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212825D4"/>
    <w:multiLevelType w:val="hybridMultilevel"/>
    <w:tmpl w:val="EBBACCB4"/>
    <w:lvl w:ilvl="0" w:tplc="A24EF1EA">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333A8A8A">
      <w:numFmt w:val="bullet"/>
      <w:lvlText w:val="•"/>
      <w:lvlJc w:val="left"/>
      <w:pPr>
        <w:ind w:left="1770" w:hanging="360"/>
      </w:pPr>
      <w:rPr>
        <w:rFonts w:hint="default"/>
        <w:lang w:val="en-US" w:eastAsia="en-US" w:bidi="ar-SA"/>
      </w:rPr>
    </w:lvl>
    <w:lvl w:ilvl="2" w:tplc="3E64DF98">
      <w:numFmt w:val="bullet"/>
      <w:lvlText w:val="•"/>
      <w:lvlJc w:val="left"/>
      <w:pPr>
        <w:ind w:left="2660" w:hanging="360"/>
      </w:pPr>
      <w:rPr>
        <w:rFonts w:hint="default"/>
        <w:lang w:val="en-US" w:eastAsia="en-US" w:bidi="ar-SA"/>
      </w:rPr>
    </w:lvl>
    <w:lvl w:ilvl="3" w:tplc="58BA6A76">
      <w:numFmt w:val="bullet"/>
      <w:lvlText w:val="•"/>
      <w:lvlJc w:val="left"/>
      <w:pPr>
        <w:ind w:left="3550" w:hanging="360"/>
      </w:pPr>
      <w:rPr>
        <w:rFonts w:hint="default"/>
        <w:lang w:val="en-US" w:eastAsia="en-US" w:bidi="ar-SA"/>
      </w:rPr>
    </w:lvl>
    <w:lvl w:ilvl="4" w:tplc="A36CF138">
      <w:numFmt w:val="bullet"/>
      <w:lvlText w:val="•"/>
      <w:lvlJc w:val="left"/>
      <w:pPr>
        <w:ind w:left="4440" w:hanging="360"/>
      </w:pPr>
      <w:rPr>
        <w:rFonts w:hint="default"/>
        <w:lang w:val="en-US" w:eastAsia="en-US" w:bidi="ar-SA"/>
      </w:rPr>
    </w:lvl>
    <w:lvl w:ilvl="5" w:tplc="7A080CC8">
      <w:numFmt w:val="bullet"/>
      <w:lvlText w:val="•"/>
      <w:lvlJc w:val="left"/>
      <w:pPr>
        <w:ind w:left="5330" w:hanging="360"/>
      </w:pPr>
      <w:rPr>
        <w:rFonts w:hint="default"/>
        <w:lang w:val="en-US" w:eastAsia="en-US" w:bidi="ar-SA"/>
      </w:rPr>
    </w:lvl>
    <w:lvl w:ilvl="6" w:tplc="96666554">
      <w:numFmt w:val="bullet"/>
      <w:lvlText w:val="•"/>
      <w:lvlJc w:val="left"/>
      <w:pPr>
        <w:ind w:left="6220" w:hanging="360"/>
      </w:pPr>
      <w:rPr>
        <w:rFonts w:hint="default"/>
        <w:lang w:val="en-US" w:eastAsia="en-US" w:bidi="ar-SA"/>
      </w:rPr>
    </w:lvl>
    <w:lvl w:ilvl="7" w:tplc="D6B6821A">
      <w:numFmt w:val="bullet"/>
      <w:lvlText w:val="•"/>
      <w:lvlJc w:val="left"/>
      <w:pPr>
        <w:ind w:left="7110" w:hanging="360"/>
      </w:pPr>
      <w:rPr>
        <w:rFonts w:hint="default"/>
        <w:lang w:val="en-US" w:eastAsia="en-US" w:bidi="ar-SA"/>
      </w:rPr>
    </w:lvl>
    <w:lvl w:ilvl="8" w:tplc="AB7A00F0">
      <w:numFmt w:val="bullet"/>
      <w:lvlText w:val="•"/>
      <w:lvlJc w:val="left"/>
      <w:pPr>
        <w:ind w:left="8001" w:hanging="360"/>
      </w:pPr>
      <w:rPr>
        <w:rFonts w:hint="default"/>
        <w:lang w:val="en-US" w:eastAsia="en-US" w:bidi="ar-SA"/>
      </w:rPr>
    </w:lvl>
  </w:abstractNum>
  <w:abstractNum w:abstractNumId="11" w15:restartNumberingAfterBreak="0">
    <w:nsid w:val="21434A24"/>
    <w:multiLevelType w:val="hybridMultilevel"/>
    <w:tmpl w:val="AFFABD8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26C763BF"/>
    <w:multiLevelType w:val="hybridMultilevel"/>
    <w:tmpl w:val="CB46D5DA"/>
    <w:lvl w:ilvl="0" w:tplc="DC22AD8A">
      <w:numFmt w:val="bullet"/>
      <w:lvlText w:val="-"/>
      <w:lvlJc w:val="left"/>
      <w:pPr>
        <w:ind w:left="1800" w:hanging="360"/>
      </w:pPr>
      <w:rPr>
        <w:rFonts w:ascii="Calibri" w:eastAsia="Calibri" w:hAnsi="Calibri" w:cs="Calibri" w:hint="default"/>
        <w:b w:val="0"/>
      </w:rPr>
    </w:lvl>
    <w:lvl w:ilvl="1" w:tplc="14090003" w:tentative="1">
      <w:start w:val="1"/>
      <w:numFmt w:val="bullet"/>
      <w:lvlText w:val="o"/>
      <w:lvlJc w:val="left"/>
      <w:pPr>
        <w:ind w:left="2520" w:hanging="360"/>
      </w:pPr>
      <w:rPr>
        <w:rFonts w:ascii="Courier New" w:hAnsi="Courier New" w:cs="Courier New" w:hint="default"/>
      </w:rPr>
    </w:lvl>
    <w:lvl w:ilvl="2" w:tplc="14090005" w:tentative="1">
      <w:start w:val="1"/>
      <w:numFmt w:val="bullet"/>
      <w:lvlText w:val=""/>
      <w:lvlJc w:val="left"/>
      <w:pPr>
        <w:ind w:left="3240" w:hanging="360"/>
      </w:pPr>
      <w:rPr>
        <w:rFonts w:ascii="Wingdings" w:hAnsi="Wingdings" w:hint="default"/>
      </w:rPr>
    </w:lvl>
    <w:lvl w:ilvl="3" w:tplc="14090001" w:tentative="1">
      <w:start w:val="1"/>
      <w:numFmt w:val="bullet"/>
      <w:lvlText w:val=""/>
      <w:lvlJc w:val="left"/>
      <w:pPr>
        <w:ind w:left="3960" w:hanging="360"/>
      </w:pPr>
      <w:rPr>
        <w:rFonts w:ascii="Symbol" w:hAnsi="Symbol" w:hint="default"/>
      </w:rPr>
    </w:lvl>
    <w:lvl w:ilvl="4" w:tplc="14090003" w:tentative="1">
      <w:start w:val="1"/>
      <w:numFmt w:val="bullet"/>
      <w:lvlText w:val="o"/>
      <w:lvlJc w:val="left"/>
      <w:pPr>
        <w:ind w:left="4680" w:hanging="360"/>
      </w:pPr>
      <w:rPr>
        <w:rFonts w:ascii="Courier New" w:hAnsi="Courier New" w:cs="Courier New" w:hint="default"/>
      </w:rPr>
    </w:lvl>
    <w:lvl w:ilvl="5" w:tplc="14090005" w:tentative="1">
      <w:start w:val="1"/>
      <w:numFmt w:val="bullet"/>
      <w:lvlText w:val=""/>
      <w:lvlJc w:val="left"/>
      <w:pPr>
        <w:ind w:left="5400" w:hanging="360"/>
      </w:pPr>
      <w:rPr>
        <w:rFonts w:ascii="Wingdings" w:hAnsi="Wingdings" w:hint="default"/>
      </w:rPr>
    </w:lvl>
    <w:lvl w:ilvl="6" w:tplc="14090001" w:tentative="1">
      <w:start w:val="1"/>
      <w:numFmt w:val="bullet"/>
      <w:lvlText w:val=""/>
      <w:lvlJc w:val="left"/>
      <w:pPr>
        <w:ind w:left="6120" w:hanging="360"/>
      </w:pPr>
      <w:rPr>
        <w:rFonts w:ascii="Symbol" w:hAnsi="Symbol" w:hint="default"/>
      </w:rPr>
    </w:lvl>
    <w:lvl w:ilvl="7" w:tplc="14090003" w:tentative="1">
      <w:start w:val="1"/>
      <w:numFmt w:val="bullet"/>
      <w:lvlText w:val="o"/>
      <w:lvlJc w:val="left"/>
      <w:pPr>
        <w:ind w:left="6840" w:hanging="360"/>
      </w:pPr>
      <w:rPr>
        <w:rFonts w:ascii="Courier New" w:hAnsi="Courier New" w:cs="Courier New" w:hint="default"/>
      </w:rPr>
    </w:lvl>
    <w:lvl w:ilvl="8" w:tplc="14090005" w:tentative="1">
      <w:start w:val="1"/>
      <w:numFmt w:val="bullet"/>
      <w:lvlText w:val=""/>
      <w:lvlJc w:val="left"/>
      <w:pPr>
        <w:ind w:left="7560" w:hanging="360"/>
      </w:pPr>
      <w:rPr>
        <w:rFonts w:ascii="Wingdings" w:hAnsi="Wingdings" w:hint="default"/>
      </w:rPr>
    </w:lvl>
  </w:abstractNum>
  <w:abstractNum w:abstractNumId="13" w15:restartNumberingAfterBreak="0">
    <w:nsid w:val="26ED17B7"/>
    <w:multiLevelType w:val="hybridMultilevel"/>
    <w:tmpl w:val="6FAA4DE2"/>
    <w:lvl w:ilvl="0" w:tplc="6F1E3592">
      <w:numFmt w:val="bullet"/>
      <w:lvlText w:val="-"/>
      <w:lvlJc w:val="left"/>
      <w:pPr>
        <w:ind w:left="720" w:hanging="360"/>
      </w:pPr>
      <w:rPr>
        <w:rFonts w:ascii="Calibri" w:eastAsiaTheme="minorHAnsi" w:hAnsi="Calibri" w:cs="Calibri"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4" w15:restartNumberingAfterBreak="0">
    <w:nsid w:val="270E71A6"/>
    <w:multiLevelType w:val="hybridMultilevel"/>
    <w:tmpl w:val="9A6CAF6A"/>
    <w:lvl w:ilvl="0" w:tplc="E6166A52">
      <w:start w:val="1"/>
      <w:numFmt w:val="decimal"/>
      <w:lvlText w:val="%1"/>
      <w:lvlJc w:val="left"/>
      <w:pPr>
        <w:ind w:left="604" w:hanging="440"/>
      </w:pPr>
      <w:rPr>
        <w:rFonts w:ascii="Calibri" w:eastAsia="Calibri" w:hAnsi="Calibri" w:cs="Calibri" w:hint="default"/>
        <w:b w:val="0"/>
        <w:bCs w:val="0"/>
        <w:i w:val="0"/>
        <w:iCs w:val="0"/>
        <w:spacing w:val="0"/>
        <w:w w:val="100"/>
        <w:sz w:val="22"/>
        <w:szCs w:val="22"/>
        <w:lang w:val="en-US" w:eastAsia="en-US" w:bidi="ar-SA"/>
      </w:rPr>
    </w:lvl>
    <w:lvl w:ilvl="1" w:tplc="45A42CB2">
      <w:numFmt w:val="bullet"/>
      <w:lvlText w:val="•"/>
      <w:lvlJc w:val="left"/>
      <w:pPr>
        <w:ind w:left="1518" w:hanging="440"/>
      </w:pPr>
      <w:rPr>
        <w:rFonts w:hint="default"/>
        <w:lang w:val="en-US" w:eastAsia="en-US" w:bidi="ar-SA"/>
      </w:rPr>
    </w:lvl>
    <w:lvl w:ilvl="2" w:tplc="269A6E32">
      <w:numFmt w:val="bullet"/>
      <w:lvlText w:val="•"/>
      <w:lvlJc w:val="left"/>
      <w:pPr>
        <w:ind w:left="2436" w:hanging="440"/>
      </w:pPr>
      <w:rPr>
        <w:rFonts w:hint="default"/>
        <w:lang w:val="en-US" w:eastAsia="en-US" w:bidi="ar-SA"/>
      </w:rPr>
    </w:lvl>
    <w:lvl w:ilvl="3" w:tplc="EF24FF04">
      <w:numFmt w:val="bullet"/>
      <w:lvlText w:val="•"/>
      <w:lvlJc w:val="left"/>
      <w:pPr>
        <w:ind w:left="3354" w:hanging="440"/>
      </w:pPr>
      <w:rPr>
        <w:rFonts w:hint="default"/>
        <w:lang w:val="en-US" w:eastAsia="en-US" w:bidi="ar-SA"/>
      </w:rPr>
    </w:lvl>
    <w:lvl w:ilvl="4" w:tplc="E4169F88">
      <w:numFmt w:val="bullet"/>
      <w:lvlText w:val="•"/>
      <w:lvlJc w:val="left"/>
      <w:pPr>
        <w:ind w:left="4272" w:hanging="440"/>
      </w:pPr>
      <w:rPr>
        <w:rFonts w:hint="default"/>
        <w:lang w:val="en-US" w:eastAsia="en-US" w:bidi="ar-SA"/>
      </w:rPr>
    </w:lvl>
    <w:lvl w:ilvl="5" w:tplc="97A8A81E">
      <w:numFmt w:val="bullet"/>
      <w:lvlText w:val="•"/>
      <w:lvlJc w:val="left"/>
      <w:pPr>
        <w:ind w:left="5190" w:hanging="440"/>
      </w:pPr>
      <w:rPr>
        <w:rFonts w:hint="default"/>
        <w:lang w:val="en-US" w:eastAsia="en-US" w:bidi="ar-SA"/>
      </w:rPr>
    </w:lvl>
    <w:lvl w:ilvl="6" w:tplc="FF38CEDE">
      <w:numFmt w:val="bullet"/>
      <w:lvlText w:val="•"/>
      <w:lvlJc w:val="left"/>
      <w:pPr>
        <w:ind w:left="6108" w:hanging="440"/>
      </w:pPr>
      <w:rPr>
        <w:rFonts w:hint="default"/>
        <w:lang w:val="en-US" w:eastAsia="en-US" w:bidi="ar-SA"/>
      </w:rPr>
    </w:lvl>
    <w:lvl w:ilvl="7" w:tplc="C80C274E">
      <w:numFmt w:val="bullet"/>
      <w:lvlText w:val="•"/>
      <w:lvlJc w:val="left"/>
      <w:pPr>
        <w:ind w:left="7026" w:hanging="440"/>
      </w:pPr>
      <w:rPr>
        <w:rFonts w:hint="default"/>
        <w:lang w:val="en-US" w:eastAsia="en-US" w:bidi="ar-SA"/>
      </w:rPr>
    </w:lvl>
    <w:lvl w:ilvl="8" w:tplc="2CBEE23C">
      <w:numFmt w:val="bullet"/>
      <w:lvlText w:val="•"/>
      <w:lvlJc w:val="left"/>
      <w:pPr>
        <w:ind w:left="7945" w:hanging="440"/>
      </w:pPr>
      <w:rPr>
        <w:rFonts w:hint="default"/>
        <w:lang w:val="en-US" w:eastAsia="en-US" w:bidi="ar-SA"/>
      </w:rPr>
    </w:lvl>
  </w:abstractNum>
  <w:abstractNum w:abstractNumId="15" w15:restartNumberingAfterBreak="0">
    <w:nsid w:val="2BEE0C92"/>
    <w:multiLevelType w:val="hybridMultilevel"/>
    <w:tmpl w:val="DD4410FA"/>
    <w:lvl w:ilvl="0" w:tplc="8348E70E">
      <w:start w:val="1"/>
      <w:numFmt w:val="decimal"/>
      <w:lvlText w:val="%1"/>
      <w:lvlJc w:val="left"/>
      <w:pPr>
        <w:ind w:left="2237" w:hanging="340"/>
      </w:pPr>
      <w:rPr>
        <w:rFonts w:ascii="Times New Roman" w:eastAsia="Times New Roman" w:hAnsi="Times New Roman" w:cs="Times New Roman" w:hint="default"/>
        <w:spacing w:val="-21"/>
        <w:w w:val="100"/>
        <w:sz w:val="18"/>
        <w:szCs w:val="18"/>
      </w:rPr>
    </w:lvl>
    <w:lvl w:ilvl="1" w:tplc="C8AE74F8">
      <w:numFmt w:val="bullet"/>
      <w:lvlText w:val="•"/>
      <w:lvlJc w:val="left"/>
      <w:pPr>
        <w:ind w:left="2906" w:hanging="340"/>
      </w:pPr>
      <w:rPr>
        <w:rFonts w:hint="default"/>
      </w:rPr>
    </w:lvl>
    <w:lvl w:ilvl="2" w:tplc="CED207A6">
      <w:numFmt w:val="bullet"/>
      <w:lvlText w:val="•"/>
      <w:lvlJc w:val="left"/>
      <w:pPr>
        <w:ind w:left="3572" w:hanging="340"/>
      </w:pPr>
      <w:rPr>
        <w:rFonts w:hint="default"/>
      </w:rPr>
    </w:lvl>
    <w:lvl w:ilvl="3" w:tplc="E0E8DFA2">
      <w:numFmt w:val="bullet"/>
      <w:lvlText w:val="•"/>
      <w:lvlJc w:val="left"/>
      <w:pPr>
        <w:ind w:left="4239" w:hanging="340"/>
      </w:pPr>
      <w:rPr>
        <w:rFonts w:hint="default"/>
      </w:rPr>
    </w:lvl>
    <w:lvl w:ilvl="4" w:tplc="E78A3EFE">
      <w:numFmt w:val="bullet"/>
      <w:lvlText w:val="•"/>
      <w:lvlJc w:val="left"/>
      <w:pPr>
        <w:ind w:left="4905" w:hanging="340"/>
      </w:pPr>
      <w:rPr>
        <w:rFonts w:hint="default"/>
      </w:rPr>
    </w:lvl>
    <w:lvl w:ilvl="5" w:tplc="E94EF2F2">
      <w:numFmt w:val="bullet"/>
      <w:lvlText w:val="•"/>
      <w:lvlJc w:val="left"/>
      <w:pPr>
        <w:ind w:left="5572" w:hanging="340"/>
      </w:pPr>
      <w:rPr>
        <w:rFonts w:hint="default"/>
      </w:rPr>
    </w:lvl>
    <w:lvl w:ilvl="6" w:tplc="BE0E8EC0">
      <w:numFmt w:val="bullet"/>
      <w:lvlText w:val="•"/>
      <w:lvlJc w:val="left"/>
      <w:pPr>
        <w:ind w:left="6238" w:hanging="340"/>
      </w:pPr>
      <w:rPr>
        <w:rFonts w:hint="default"/>
      </w:rPr>
    </w:lvl>
    <w:lvl w:ilvl="7" w:tplc="EF9AAC86">
      <w:numFmt w:val="bullet"/>
      <w:lvlText w:val="•"/>
      <w:lvlJc w:val="left"/>
      <w:pPr>
        <w:ind w:left="6905" w:hanging="340"/>
      </w:pPr>
      <w:rPr>
        <w:rFonts w:hint="default"/>
      </w:rPr>
    </w:lvl>
    <w:lvl w:ilvl="8" w:tplc="3EF4605E">
      <w:numFmt w:val="bullet"/>
      <w:lvlText w:val="•"/>
      <w:lvlJc w:val="left"/>
      <w:pPr>
        <w:ind w:left="7571" w:hanging="340"/>
      </w:pPr>
      <w:rPr>
        <w:rFonts w:hint="default"/>
      </w:rPr>
    </w:lvl>
  </w:abstractNum>
  <w:abstractNum w:abstractNumId="16" w15:restartNumberingAfterBreak="0">
    <w:nsid w:val="2D9C07C3"/>
    <w:multiLevelType w:val="hybridMultilevel"/>
    <w:tmpl w:val="85708154"/>
    <w:lvl w:ilvl="0" w:tplc="ED7A0D52">
      <w:start w:val="1"/>
      <w:numFmt w:val="lowerRoman"/>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3162291F"/>
    <w:multiLevelType w:val="hybridMultilevel"/>
    <w:tmpl w:val="914456C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352F7C1B"/>
    <w:multiLevelType w:val="hybridMultilevel"/>
    <w:tmpl w:val="A110810C"/>
    <w:lvl w:ilvl="0" w:tplc="14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B43362D"/>
    <w:multiLevelType w:val="hybridMultilevel"/>
    <w:tmpl w:val="22DA794E"/>
    <w:lvl w:ilvl="0" w:tplc="A24EF1EA">
      <w:numFmt w:val="bullet"/>
      <w:lvlText w:val=""/>
      <w:lvlJc w:val="left"/>
      <w:pPr>
        <w:ind w:left="885" w:hanging="360"/>
      </w:pPr>
      <w:rPr>
        <w:rFonts w:ascii="Symbol" w:eastAsia="Symbol" w:hAnsi="Symbol" w:cs="Symbol" w:hint="default"/>
        <w:b w:val="0"/>
        <w:bCs w:val="0"/>
        <w:i w:val="0"/>
        <w:iCs w:val="0"/>
        <w:spacing w:val="0"/>
        <w:w w:val="100"/>
        <w:sz w:val="22"/>
        <w:szCs w:val="22"/>
        <w:lang w:val="en-US" w:eastAsia="en-US" w:bidi="ar-SA"/>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0" w15:restartNumberingAfterBreak="0">
    <w:nsid w:val="3BEC16C8"/>
    <w:multiLevelType w:val="hybridMultilevel"/>
    <w:tmpl w:val="3B3856A4"/>
    <w:lvl w:ilvl="0" w:tplc="EE48EF48">
      <w:start w:val="1"/>
      <w:numFmt w:val="lowerRoman"/>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40751950"/>
    <w:multiLevelType w:val="hybridMultilevel"/>
    <w:tmpl w:val="86004C18"/>
    <w:lvl w:ilvl="0" w:tplc="92D8CDA8">
      <w:start w:val="1"/>
      <w:numFmt w:val="bullet"/>
      <w:lvlText w:val=""/>
      <w:lvlJc w:val="left"/>
      <w:pPr>
        <w:ind w:left="1440" w:hanging="360"/>
      </w:pPr>
      <w:rPr>
        <w:rFonts w:ascii="Symbol" w:hAnsi="Symbol"/>
      </w:rPr>
    </w:lvl>
    <w:lvl w:ilvl="1" w:tplc="2B1E84E2">
      <w:start w:val="1"/>
      <w:numFmt w:val="bullet"/>
      <w:lvlText w:val=""/>
      <w:lvlJc w:val="left"/>
      <w:pPr>
        <w:ind w:left="1440" w:hanging="360"/>
      </w:pPr>
      <w:rPr>
        <w:rFonts w:ascii="Symbol" w:hAnsi="Symbol"/>
      </w:rPr>
    </w:lvl>
    <w:lvl w:ilvl="2" w:tplc="644C4320">
      <w:start w:val="1"/>
      <w:numFmt w:val="bullet"/>
      <w:lvlText w:val=""/>
      <w:lvlJc w:val="left"/>
      <w:pPr>
        <w:ind w:left="1440" w:hanging="360"/>
      </w:pPr>
      <w:rPr>
        <w:rFonts w:ascii="Symbol" w:hAnsi="Symbol"/>
      </w:rPr>
    </w:lvl>
    <w:lvl w:ilvl="3" w:tplc="9E6C4716">
      <w:start w:val="1"/>
      <w:numFmt w:val="bullet"/>
      <w:lvlText w:val=""/>
      <w:lvlJc w:val="left"/>
      <w:pPr>
        <w:ind w:left="1440" w:hanging="360"/>
      </w:pPr>
      <w:rPr>
        <w:rFonts w:ascii="Symbol" w:hAnsi="Symbol"/>
      </w:rPr>
    </w:lvl>
    <w:lvl w:ilvl="4" w:tplc="AB0C89AC">
      <w:start w:val="1"/>
      <w:numFmt w:val="bullet"/>
      <w:lvlText w:val=""/>
      <w:lvlJc w:val="left"/>
      <w:pPr>
        <w:ind w:left="1440" w:hanging="360"/>
      </w:pPr>
      <w:rPr>
        <w:rFonts w:ascii="Symbol" w:hAnsi="Symbol"/>
      </w:rPr>
    </w:lvl>
    <w:lvl w:ilvl="5" w:tplc="1D8E493A">
      <w:start w:val="1"/>
      <w:numFmt w:val="bullet"/>
      <w:lvlText w:val=""/>
      <w:lvlJc w:val="left"/>
      <w:pPr>
        <w:ind w:left="1440" w:hanging="360"/>
      </w:pPr>
      <w:rPr>
        <w:rFonts w:ascii="Symbol" w:hAnsi="Symbol"/>
      </w:rPr>
    </w:lvl>
    <w:lvl w:ilvl="6" w:tplc="C8284576">
      <w:start w:val="1"/>
      <w:numFmt w:val="bullet"/>
      <w:lvlText w:val=""/>
      <w:lvlJc w:val="left"/>
      <w:pPr>
        <w:ind w:left="1440" w:hanging="360"/>
      </w:pPr>
      <w:rPr>
        <w:rFonts w:ascii="Symbol" w:hAnsi="Symbol"/>
      </w:rPr>
    </w:lvl>
    <w:lvl w:ilvl="7" w:tplc="26BEC8B8">
      <w:start w:val="1"/>
      <w:numFmt w:val="bullet"/>
      <w:lvlText w:val=""/>
      <w:lvlJc w:val="left"/>
      <w:pPr>
        <w:ind w:left="1440" w:hanging="360"/>
      </w:pPr>
      <w:rPr>
        <w:rFonts w:ascii="Symbol" w:hAnsi="Symbol"/>
      </w:rPr>
    </w:lvl>
    <w:lvl w:ilvl="8" w:tplc="E5D022BE">
      <w:start w:val="1"/>
      <w:numFmt w:val="bullet"/>
      <w:lvlText w:val=""/>
      <w:lvlJc w:val="left"/>
      <w:pPr>
        <w:ind w:left="1440" w:hanging="360"/>
      </w:pPr>
      <w:rPr>
        <w:rFonts w:ascii="Symbol" w:hAnsi="Symbol"/>
      </w:rPr>
    </w:lvl>
  </w:abstractNum>
  <w:abstractNum w:abstractNumId="22" w15:restartNumberingAfterBreak="0">
    <w:nsid w:val="45644AFD"/>
    <w:multiLevelType w:val="hybridMultilevel"/>
    <w:tmpl w:val="CAC68FE8"/>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3" w15:restartNumberingAfterBreak="0">
    <w:nsid w:val="45DE10AC"/>
    <w:multiLevelType w:val="hybridMultilevel"/>
    <w:tmpl w:val="D2882400"/>
    <w:lvl w:ilvl="0" w:tplc="5E4CFD16">
      <w:start w:val="1"/>
      <w:numFmt w:val="lowerRoman"/>
      <w:lvlText w:val="(%1)"/>
      <w:lvlJc w:val="left"/>
      <w:pPr>
        <w:ind w:left="2520" w:hanging="720"/>
      </w:pPr>
    </w:lvl>
    <w:lvl w:ilvl="1" w:tplc="14090019">
      <w:start w:val="1"/>
      <w:numFmt w:val="lowerLetter"/>
      <w:lvlText w:val="%2."/>
      <w:lvlJc w:val="left"/>
      <w:pPr>
        <w:ind w:left="2880" w:hanging="360"/>
      </w:pPr>
    </w:lvl>
    <w:lvl w:ilvl="2" w:tplc="1409001B">
      <w:start w:val="1"/>
      <w:numFmt w:val="lowerRoman"/>
      <w:lvlText w:val="%3."/>
      <w:lvlJc w:val="right"/>
      <w:pPr>
        <w:ind w:left="3600" w:hanging="180"/>
      </w:pPr>
    </w:lvl>
    <w:lvl w:ilvl="3" w:tplc="1409000F">
      <w:start w:val="1"/>
      <w:numFmt w:val="decimal"/>
      <w:lvlText w:val="%4."/>
      <w:lvlJc w:val="left"/>
      <w:pPr>
        <w:ind w:left="4320" w:hanging="360"/>
      </w:pPr>
    </w:lvl>
    <w:lvl w:ilvl="4" w:tplc="14090019">
      <w:start w:val="1"/>
      <w:numFmt w:val="lowerLetter"/>
      <w:lvlText w:val="%5."/>
      <w:lvlJc w:val="left"/>
      <w:pPr>
        <w:ind w:left="5040" w:hanging="360"/>
      </w:pPr>
    </w:lvl>
    <w:lvl w:ilvl="5" w:tplc="1409001B">
      <w:start w:val="1"/>
      <w:numFmt w:val="lowerRoman"/>
      <w:lvlText w:val="%6."/>
      <w:lvlJc w:val="right"/>
      <w:pPr>
        <w:ind w:left="5760" w:hanging="180"/>
      </w:pPr>
    </w:lvl>
    <w:lvl w:ilvl="6" w:tplc="1409000F">
      <w:start w:val="1"/>
      <w:numFmt w:val="decimal"/>
      <w:lvlText w:val="%7."/>
      <w:lvlJc w:val="left"/>
      <w:pPr>
        <w:ind w:left="6480" w:hanging="360"/>
      </w:pPr>
    </w:lvl>
    <w:lvl w:ilvl="7" w:tplc="14090019">
      <w:start w:val="1"/>
      <w:numFmt w:val="lowerLetter"/>
      <w:lvlText w:val="%8."/>
      <w:lvlJc w:val="left"/>
      <w:pPr>
        <w:ind w:left="7200" w:hanging="360"/>
      </w:pPr>
    </w:lvl>
    <w:lvl w:ilvl="8" w:tplc="1409001B">
      <w:start w:val="1"/>
      <w:numFmt w:val="lowerRoman"/>
      <w:lvlText w:val="%9."/>
      <w:lvlJc w:val="right"/>
      <w:pPr>
        <w:ind w:left="7920" w:hanging="180"/>
      </w:pPr>
    </w:lvl>
  </w:abstractNum>
  <w:abstractNum w:abstractNumId="24" w15:restartNumberingAfterBreak="0">
    <w:nsid w:val="487F675E"/>
    <w:multiLevelType w:val="hybridMultilevel"/>
    <w:tmpl w:val="805CCF3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5" w15:restartNumberingAfterBreak="0">
    <w:nsid w:val="4D2F461C"/>
    <w:multiLevelType w:val="hybridMultilevel"/>
    <w:tmpl w:val="C6625A7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50C02206"/>
    <w:multiLevelType w:val="hybridMultilevel"/>
    <w:tmpl w:val="56A68338"/>
    <w:lvl w:ilvl="0" w:tplc="1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1266779"/>
    <w:multiLevelType w:val="hybridMultilevel"/>
    <w:tmpl w:val="3E14D3D6"/>
    <w:lvl w:ilvl="0" w:tplc="37B47F8A">
      <w:start w:val="1"/>
      <w:numFmt w:val="lowerRoman"/>
      <w:lvlText w:val="(%1)"/>
      <w:lvlJc w:val="left"/>
      <w:pPr>
        <w:ind w:left="1146" w:hanging="720"/>
      </w:pPr>
      <w:rPr>
        <w:rFonts w:hint="default"/>
      </w:rPr>
    </w:lvl>
    <w:lvl w:ilvl="1" w:tplc="14090019" w:tentative="1">
      <w:start w:val="1"/>
      <w:numFmt w:val="lowerLetter"/>
      <w:lvlText w:val="%2."/>
      <w:lvlJc w:val="left"/>
      <w:pPr>
        <w:ind w:left="1506" w:hanging="360"/>
      </w:pPr>
    </w:lvl>
    <w:lvl w:ilvl="2" w:tplc="1409001B" w:tentative="1">
      <w:start w:val="1"/>
      <w:numFmt w:val="lowerRoman"/>
      <w:lvlText w:val="%3."/>
      <w:lvlJc w:val="right"/>
      <w:pPr>
        <w:ind w:left="2226" w:hanging="180"/>
      </w:pPr>
    </w:lvl>
    <w:lvl w:ilvl="3" w:tplc="1409000F" w:tentative="1">
      <w:start w:val="1"/>
      <w:numFmt w:val="decimal"/>
      <w:lvlText w:val="%4."/>
      <w:lvlJc w:val="left"/>
      <w:pPr>
        <w:ind w:left="2946" w:hanging="360"/>
      </w:pPr>
    </w:lvl>
    <w:lvl w:ilvl="4" w:tplc="14090019" w:tentative="1">
      <w:start w:val="1"/>
      <w:numFmt w:val="lowerLetter"/>
      <w:lvlText w:val="%5."/>
      <w:lvlJc w:val="left"/>
      <w:pPr>
        <w:ind w:left="3666" w:hanging="360"/>
      </w:pPr>
    </w:lvl>
    <w:lvl w:ilvl="5" w:tplc="1409001B" w:tentative="1">
      <w:start w:val="1"/>
      <w:numFmt w:val="lowerRoman"/>
      <w:lvlText w:val="%6."/>
      <w:lvlJc w:val="right"/>
      <w:pPr>
        <w:ind w:left="4386" w:hanging="180"/>
      </w:pPr>
    </w:lvl>
    <w:lvl w:ilvl="6" w:tplc="1409000F" w:tentative="1">
      <w:start w:val="1"/>
      <w:numFmt w:val="decimal"/>
      <w:lvlText w:val="%7."/>
      <w:lvlJc w:val="left"/>
      <w:pPr>
        <w:ind w:left="5106" w:hanging="360"/>
      </w:pPr>
    </w:lvl>
    <w:lvl w:ilvl="7" w:tplc="14090019" w:tentative="1">
      <w:start w:val="1"/>
      <w:numFmt w:val="lowerLetter"/>
      <w:lvlText w:val="%8."/>
      <w:lvlJc w:val="left"/>
      <w:pPr>
        <w:ind w:left="5826" w:hanging="360"/>
      </w:pPr>
    </w:lvl>
    <w:lvl w:ilvl="8" w:tplc="1409001B" w:tentative="1">
      <w:start w:val="1"/>
      <w:numFmt w:val="lowerRoman"/>
      <w:lvlText w:val="%9."/>
      <w:lvlJc w:val="right"/>
      <w:pPr>
        <w:ind w:left="6546" w:hanging="180"/>
      </w:pPr>
    </w:lvl>
  </w:abstractNum>
  <w:abstractNum w:abstractNumId="28" w15:restartNumberingAfterBreak="0">
    <w:nsid w:val="5DC50F78"/>
    <w:multiLevelType w:val="hybridMultilevel"/>
    <w:tmpl w:val="315CDFD0"/>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29" w15:restartNumberingAfterBreak="0">
    <w:nsid w:val="643D4DCA"/>
    <w:multiLevelType w:val="hybridMultilevel"/>
    <w:tmpl w:val="1E3AF72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0" w15:restartNumberingAfterBreak="0">
    <w:nsid w:val="66550DF8"/>
    <w:multiLevelType w:val="hybridMultilevel"/>
    <w:tmpl w:val="2B944D70"/>
    <w:lvl w:ilvl="0" w:tplc="1D0CC6DC">
      <w:start w:val="1"/>
      <w:numFmt w:val="bullet"/>
      <w:lvlText w:val=""/>
      <w:lvlJc w:val="left"/>
      <w:pPr>
        <w:ind w:left="1440" w:hanging="360"/>
      </w:pPr>
      <w:rPr>
        <w:rFonts w:ascii="Symbol" w:hAnsi="Symbol"/>
      </w:rPr>
    </w:lvl>
    <w:lvl w:ilvl="1" w:tplc="A2A64DC4">
      <w:start w:val="1"/>
      <w:numFmt w:val="bullet"/>
      <w:lvlText w:val=""/>
      <w:lvlJc w:val="left"/>
      <w:pPr>
        <w:ind w:left="1440" w:hanging="360"/>
      </w:pPr>
      <w:rPr>
        <w:rFonts w:ascii="Symbol" w:hAnsi="Symbol"/>
      </w:rPr>
    </w:lvl>
    <w:lvl w:ilvl="2" w:tplc="C10A1BCE">
      <w:start w:val="1"/>
      <w:numFmt w:val="bullet"/>
      <w:lvlText w:val=""/>
      <w:lvlJc w:val="left"/>
      <w:pPr>
        <w:ind w:left="1440" w:hanging="360"/>
      </w:pPr>
      <w:rPr>
        <w:rFonts w:ascii="Symbol" w:hAnsi="Symbol"/>
      </w:rPr>
    </w:lvl>
    <w:lvl w:ilvl="3" w:tplc="1264CC6E">
      <w:start w:val="1"/>
      <w:numFmt w:val="bullet"/>
      <w:lvlText w:val=""/>
      <w:lvlJc w:val="left"/>
      <w:pPr>
        <w:ind w:left="1440" w:hanging="360"/>
      </w:pPr>
      <w:rPr>
        <w:rFonts w:ascii="Symbol" w:hAnsi="Symbol"/>
      </w:rPr>
    </w:lvl>
    <w:lvl w:ilvl="4" w:tplc="3FF636B2">
      <w:start w:val="1"/>
      <w:numFmt w:val="bullet"/>
      <w:lvlText w:val=""/>
      <w:lvlJc w:val="left"/>
      <w:pPr>
        <w:ind w:left="1440" w:hanging="360"/>
      </w:pPr>
      <w:rPr>
        <w:rFonts w:ascii="Symbol" w:hAnsi="Symbol"/>
      </w:rPr>
    </w:lvl>
    <w:lvl w:ilvl="5" w:tplc="B144260E">
      <w:start w:val="1"/>
      <w:numFmt w:val="bullet"/>
      <w:lvlText w:val=""/>
      <w:lvlJc w:val="left"/>
      <w:pPr>
        <w:ind w:left="1440" w:hanging="360"/>
      </w:pPr>
      <w:rPr>
        <w:rFonts w:ascii="Symbol" w:hAnsi="Symbol"/>
      </w:rPr>
    </w:lvl>
    <w:lvl w:ilvl="6" w:tplc="487064E0">
      <w:start w:val="1"/>
      <w:numFmt w:val="bullet"/>
      <w:lvlText w:val=""/>
      <w:lvlJc w:val="left"/>
      <w:pPr>
        <w:ind w:left="1440" w:hanging="360"/>
      </w:pPr>
      <w:rPr>
        <w:rFonts w:ascii="Symbol" w:hAnsi="Symbol"/>
      </w:rPr>
    </w:lvl>
    <w:lvl w:ilvl="7" w:tplc="83827B2C">
      <w:start w:val="1"/>
      <w:numFmt w:val="bullet"/>
      <w:lvlText w:val=""/>
      <w:lvlJc w:val="left"/>
      <w:pPr>
        <w:ind w:left="1440" w:hanging="360"/>
      </w:pPr>
      <w:rPr>
        <w:rFonts w:ascii="Symbol" w:hAnsi="Symbol"/>
      </w:rPr>
    </w:lvl>
    <w:lvl w:ilvl="8" w:tplc="D2A6D632">
      <w:start w:val="1"/>
      <w:numFmt w:val="bullet"/>
      <w:lvlText w:val=""/>
      <w:lvlJc w:val="left"/>
      <w:pPr>
        <w:ind w:left="1440" w:hanging="360"/>
      </w:pPr>
      <w:rPr>
        <w:rFonts w:ascii="Symbol" w:hAnsi="Symbol"/>
      </w:rPr>
    </w:lvl>
  </w:abstractNum>
  <w:abstractNum w:abstractNumId="31" w15:restartNumberingAfterBreak="0">
    <w:nsid w:val="668677DE"/>
    <w:multiLevelType w:val="hybridMultilevel"/>
    <w:tmpl w:val="80E8CB00"/>
    <w:lvl w:ilvl="0" w:tplc="14090001">
      <w:start w:val="1"/>
      <w:numFmt w:val="bullet"/>
      <w:lvlText w:val=""/>
      <w:lvlJc w:val="left"/>
      <w:pPr>
        <w:ind w:left="1800" w:hanging="360"/>
      </w:pPr>
      <w:rPr>
        <w:rFonts w:ascii="Symbol" w:hAnsi="Symbol" w:hint="default"/>
      </w:rPr>
    </w:lvl>
    <w:lvl w:ilvl="1" w:tplc="14090003" w:tentative="1">
      <w:start w:val="1"/>
      <w:numFmt w:val="bullet"/>
      <w:lvlText w:val="o"/>
      <w:lvlJc w:val="left"/>
      <w:pPr>
        <w:ind w:left="2520" w:hanging="360"/>
      </w:pPr>
      <w:rPr>
        <w:rFonts w:ascii="Courier New" w:hAnsi="Courier New" w:cs="Courier New" w:hint="default"/>
      </w:rPr>
    </w:lvl>
    <w:lvl w:ilvl="2" w:tplc="14090005" w:tentative="1">
      <w:start w:val="1"/>
      <w:numFmt w:val="bullet"/>
      <w:lvlText w:val=""/>
      <w:lvlJc w:val="left"/>
      <w:pPr>
        <w:ind w:left="3240" w:hanging="360"/>
      </w:pPr>
      <w:rPr>
        <w:rFonts w:ascii="Wingdings" w:hAnsi="Wingdings" w:hint="default"/>
      </w:rPr>
    </w:lvl>
    <w:lvl w:ilvl="3" w:tplc="14090001" w:tentative="1">
      <w:start w:val="1"/>
      <w:numFmt w:val="bullet"/>
      <w:lvlText w:val=""/>
      <w:lvlJc w:val="left"/>
      <w:pPr>
        <w:ind w:left="3960" w:hanging="360"/>
      </w:pPr>
      <w:rPr>
        <w:rFonts w:ascii="Symbol" w:hAnsi="Symbol" w:hint="default"/>
      </w:rPr>
    </w:lvl>
    <w:lvl w:ilvl="4" w:tplc="14090003" w:tentative="1">
      <w:start w:val="1"/>
      <w:numFmt w:val="bullet"/>
      <w:lvlText w:val="o"/>
      <w:lvlJc w:val="left"/>
      <w:pPr>
        <w:ind w:left="4680" w:hanging="360"/>
      </w:pPr>
      <w:rPr>
        <w:rFonts w:ascii="Courier New" w:hAnsi="Courier New" w:cs="Courier New" w:hint="default"/>
      </w:rPr>
    </w:lvl>
    <w:lvl w:ilvl="5" w:tplc="14090005" w:tentative="1">
      <w:start w:val="1"/>
      <w:numFmt w:val="bullet"/>
      <w:lvlText w:val=""/>
      <w:lvlJc w:val="left"/>
      <w:pPr>
        <w:ind w:left="5400" w:hanging="360"/>
      </w:pPr>
      <w:rPr>
        <w:rFonts w:ascii="Wingdings" w:hAnsi="Wingdings" w:hint="default"/>
      </w:rPr>
    </w:lvl>
    <w:lvl w:ilvl="6" w:tplc="14090001" w:tentative="1">
      <w:start w:val="1"/>
      <w:numFmt w:val="bullet"/>
      <w:lvlText w:val=""/>
      <w:lvlJc w:val="left"/>
      <w:pPr>
        <w:ind w:left="6120" w:hanging="360"/>
      </w:pPr>
      <w:rPr>
        <w:rFonts w:ascii="Symbol" w:hAnsi="Symbol" w:hint="default"/>
      </w:rPr>
    </w:lvl>
    <w:lvl w:ilvl="7" w:tplc="14090003" w:tentative="1">
      <w:start w:val="1"/>
      <w:numFmt w:val="bullet"/>
      <w:lvlText w:val="o"/>
      <w:lvlJc w:val="left"/>
      <w:pPr>
        <w:ind w:left="6840" w:hanging="360"/>
      </w:pPr>
      <w:rPr>
        <w:rFonts w:ascii="Courier New" w:hAnsi="Courier New" w:cs="Courier New" w:hint="default"/>
      </w:rPr>
    </w:lvl>
    <w:lvl w:ilvl="8" w:tplc="14090005" w:tentative="1">
      <w:start w:val="1"/>
      <w:numFmt w:val="bullet"/>
      <w:lvlText w:val=""/>
      <w:lvlJc w:val="left"/>
      <w:pPr>
        <w:ind w:left="7560" w:hanging="360"/>
      </w:pPr>
      <w:rPr>
        <w:rFonts w:ascii="Wingdings" w:hAnsi="Wingdings" w:hint="default"/>
      </w:rPr>
    </w:lvl>
  </w:abstractNum>
  <w:abstractNum w:abstractNumId="32" w15:restartNumberingAfterBreak="0">
    <w:nsid w:val="669D5570"/>
    <w:multiLevelType w:val="hybridMultilevel"/>
    <w:tmpl w:val="3D5AFABC"/>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33" w15:restartNumberingAfterBreak="0">
    <w:nsid w:val="66BA445A"/>
    <w:multiLevelType w:val="hybridMultilevel"/>
    <w:tmpl w:val="E93E8B9C"/>
    <w:lvl w:ilvl="0" w:tplc="592E92A2">
      <w:start w:val="1"/>
      <w:numFmt w:val="bullet"/>
      <w:lvlText w:val=""/>
      <w:lvlJc w:val="left"/>
      <w:pPr>
        <w:ind w:left="1440" w:hanging="360"/>
      </w:pPr>
      <w:rPr>
        <w:rFonts w:ascii="Symbol" w:hAnsi="Symbol"/>
      </w:rPr>
    </w:lvl>
    <w:lvl w:ilvl="1" w:tplc="CF36C204">
      <w:start w:val="1"/>
      <w:numFmt w:val="bullet"/>
      <w:lvlText w:val=""/>
      <w:lvlJc w:val="left"/>
      <w:pPr>
        <w:ind w:left="1440" w:hanging="360"/>
      </w:pPr>
      <w:rPr>
        <w:rFonts w:ascii="Symbol" w:hAnsi="Symbol"/>
      </w:rPr>
    </w:lvl>
    <w:lvl w:ilvl="2" w:tplc="A2CAAAC2">
      <w:start w:val="1"/>
      <w:numFmt w:val="bullet"/>
      <w:lvlText w:val=""/>
      <w:lvlJc w:val="left"/>
      <w:pPr>
        <w:ind w:left="1440" w:hanging="360"/>
      </w:pPr>
      <w:rPr>
        <w:rFonts w:ascii="Symbol" w:hAnsi="Symbol"/>
      </w:rPr>
    </w:lvl>
    <w:lvl w:ilvl="3" w:tplc="4DC8737C">
      <w:start w:val="1"/>
      <w:numFmt w:val="bullet"/>
      <w:lvlText w:val=""/>
      <w:lvlJc w:val="left"/>
      <w:pPr>
        <w:ind w:left="1440" w:hanging="360"/>
      </w:pPr>
      <w:rPr>
        <w:rFonts w:ascii="Symbol" w:hAnsi="Symbol"/>
      </w:rPr>
    </w:lvl>
    <w:lvl w:ilvl="4" w:tplc="EA2E8AE4">
      <w:start w:val="1"/>
      <w:numFmt w:val="bullet"/>
      <w:lvlText w:val=""/>
      <w:lvlJc w:val="left"/>
      <w:pPr>
        <w:ind w:left="1440" w:hanging="360"/>
      </w:pPr>
      <w:rPr>
        <w:rFonts w:ascii="Symbol" w:hAnsi="Symbol"/>
      </w:rPr>
    </w:lvl>
    <w:lvl w:ilvl="5" w:tplc="B298EBC2">
      <w:start w:val="1"/>
      <w:numFmt w:val="bullet"/>
      <w:lvlText w:val=""/>
      <w:lvlJc w:val="left"/>
      <w:pPr>
        <w:ind w:left="1440" w:hanging="360"/>
      </w:pPr>
      <w:rPr>
        <w:rFonts w:ascii="Symbol" w:hAnsi="Symbol"/>
      </w:rPr>
    </w:lvl>
    <w:lvl w:ilvl="6" w:tplc="09741BEE">
      <w:start w:val="1"/>
      <w:numFmt w:val="bullet"/>
      <w:lvlText w:val=""/>
      <w:lvlJc w:val="left"/>
      <w:pPr>
        <w:ind w:left="1440" w:hanging="360"/>
      </w:pPr>
      <w:rPr>
        <w:rFonts w:ascii="Symbol" w:hAnsi="Symbol"/>
      </w:rPr>
    </w:lvl>
    <w:lvl w:ilvl="7" w:tplc="BDA4F1FE">
      <w:start w:val="1"/>
      <w:numFmt w:val="bullet"/>
      <w:lvlText w:val=""/>
      <w:lvlJc w:val="left"/>
      <w:pPr>
        <w:ind w:left="1440" w:hanging="360"/>
      </w:pPr>
      <w:rPr>
        <w:rFonts w:ascii="Symbol" w:hAnsi="Symbol"/>
      </w:rPr>
    </w:lvl>
    <w:lvl w:ilvl="8" w:tplc="639E2AEC">
      <w:start w:val="1"/>
      <w:numFmt w:val="bullet"/>
      <w:lvlText w:val=""/>
      <w:lvlJc w:val="left"/>
      <w:pPr>
        <w:ind w:left="1440" w:hanging="360"/>
      </w:pPr>
      <w:rPr>
        <w:rFonts w:ascii="Symbol" w:hAnsi="Symbol"/>
      </w:rPr>
    </w:lvl>
  </w:abstractNum>
  <w:abstractNum w:abstractNumId="34" w15:restartNumberingAfterBreak="0">
    <w:nsid w:val="670170EC"/>
    <w:multiLevelType w:val="hybridMultilevel"/>
    <w:tmpl w:val="CD560B0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5" w15:restartNumberingAfterBreak="0">
    <w:nsid w:val="690412B4"/>
    <w:multiLevelType w:val="hybridMultilevel"/>
    <w:tmpl w:val="7AF6CC68"/>
    <w:lvl w:ilvl="0" w:tplc="5DE6B94C">
      <w:start w:val="1"/>
      <w:numFmt w:val="decimal"/>
      <w:lvlText w:val="%1"/>
      <w:lvlJc w:val="left"/>
      <w:pPr>
        <w:ind w:left="432" w:hanging="432"/>
      </w:pPr>
      <w:rPr>
        <w:rFonts w:ascii="Calibri" w:eastAsia="Calibri" w:hAnsi="Calibri" w:cs="Calibri" w:hint="default"/>
        <w:b/>
        <w:bCs/>
        <w:i w:val="0"/>
        <w:iCs w:val="0"/>
        <w:spacing w:val="0"/>
        <w:w w:val="99"/>
        <w:sz w:val="32"/>
        <w:szCs w:val="32"/>
        <w:lang w:val="en-US" w:eastAsia="en-US" w:bidi="ar-SA"/>
      </w:rPr>
    </w:lvl>
    <w:lvl w:ilvl="1" w:tplc="19C621EE">
      <w:start w:val="1"/>
      <w:numFmt w:val="decimal"/>
      <w:lvlText w:val="%2."/>
      <w:lvlJc w:val="left"/>
      <w:pPr>
        <w:ind w:left="720" w:hanging="360"/>
      </w:pPr>
      <w:rPr>
        <w:rFonts w:ascii="Calibri" w:eastAsia="Calibri" w:hAnsi="Calibri" w:cs="Calibri" w:hint="default"/>
        <w:b w:val="0"/>
        <w:bCs w:val="0"/>
        <w:i w:val="0"/>
        <w:iCs w:val="0"/>
        <w:spacing w:val="0"/>
        <w:w w:val="100"/>
        <w:sz w:val="22"/>
        <w:szCs w:val="22"/>
        <w:lang w:val="en-US" w:eastAsia="en-US" w:bidi="ar-SA"/>
      </w:rPr>
    </w:lvl>
    <w:lvl w:ilvl="2" w:tplc="19C4F2A8">
      <w:numFmt w:val="bullet"/>
      <w:lvlText w:val=""/>
      <w:lvlJc w:val="left"/>
      <w:pPr>
        <w:ind w:left="1418" w:hanging="360"/>
      </w:pPr>
      <w:rPr>
        <w:rFonts w:ascii="Symbol" w:eastAsia="Symbol" w:hAnsi="Symbol" w:cs="Symbol" w:hint="default"/>
        <w:b w:val="0"/>
        <w:bCs w:val="0"/>
        <w:i w:val="0"/>
        <w:iCs w:val="0"/>
        <w:spacing w:val="0"/>
        <w:w w:val="100"/>
        <w:sz w:val="22"/>
        <w:szCs w:val="22"/>
        <w:lang w:val="en-US" w:eastAsia="en-US" w:bidi="ar-SA"/>
      </w:rPr>
    </w:lvl>
    <w:lvl w:ilvl="3" w:tplc="D0B8AC30">
      <w:numFmt w:val="bullet"/>
      <w:lvlText w:val="•"/>
      <w:lvlJc w:val="left"/>
      <w:pPr>
        <w:ind w:left="2440" w:hanging="360"/>
      </w:pPr>
      <w:rPr>
        <w:rFonts w:hint="default"/>
        <w:lang w:val="en-US" w:eastAsia="en-US" w:bidi="ar-SA"/>
      </w:rPr>
    </w:lvl>
    <w:lvl w:ilvl="4" w:tplc="21062C6E">
      <w:numFmt w:val="bullet"/>
      <w:lvlText w:val="•"/>
      <w:lvlJc w:val="left"/>
      <w:pPr>
        <w:ind w:left="3465" w:hanging="360"/>
      </w:pPr>
      <w:rPr>
        <w:rFonts w:hint="default"/>
        <w:lang w:val="en-US" w:eastAsia="en-US" w:bidi="ar-SA"/>
      </w:rPr>
    </w:lvl>
    <w:lvl w:ilvl="5" w:tplc="E5988A4E">
      <w:numFmt w:val="bullet"/>
      <w:lvlText w:val="•"/>
      <w:lvlJc w:val="left"/>
      <w:pPr>
        <w:ind w:left="4490" w:hanging="360"/>
      </w:pPr>
      <w:rPr>
        <w:rFonts w:hint="default"/>
        <w:lang w:val="en-US" w:eastAsia="en-US" w:bidi="ar-SA"/>
      </w:rPr>
    </w:lvl>
    <w:lvl w:ilvl="6" w:tplc="58843E62">
      <w:numFmt w:val="bullet"/>
      <w:lvlText w:val="•"/>
      <w:lvlJc w:val="left"/>
      <w:pPr>
        <w:ind w:left="5515" w:hanging="360"/>
      </w:pPr>
      <w:rPr>
        <w:rFonts w:hint="default"/>
        <w:lang w:val="en-US" w:eastAsia="en-US" w:bidi="ar-SA"/>
      </w:rPr>
    </w:lvl>
    <w:lvl w:ilvl="7" w:tplc="BB00A6B2">
      <w:numFmt w:val="bullet"/>
      <w:lvlText w:val="•"/>
      <w:lvlJc w:val="left"/>
      <w:pPr>
        <w:ind w:left="6540" w:hanging="360"/>
      </w:pPr>
      <w:rPr>
        <w:rFonts w:hint="default"/>
        <w:lang w:val="en-US" w:eastAsia="en-US" w:bidi="ar-SA"/>
      </w:rPr>
    </w:lvl>
    <w:lvl w:ilvl="8" w:tplc="84C61276">
      <w:numFmt w:val="bullet"/>
      <w:lvlText w:val="•"/>
      <w:lvlJc w:val="left"/>
      <w:pPr>
        <w:ind w:left="7566" w:hanging="360"/>
      </w:pPr>
      <w:rPr>
        <w:rFonts w:hint="default"/>
        <w:lang w:val="en-US" w:eastAsia="en-US" w:bidi="ar-SA"/>
      </w:rPr>
    </w:lvl>
  </w:abstractNum>
  <w:abstractNum w:abstractNumId="36" w15:restartNumberingAfterBreak="0">
    <w:nsid w:val="6D022C7F"/>
    <w:multiLevelType w:val="hybridMultilevel"/>
    <w:tmpl w:val="9C004ED6"/>
    <w:lvl w:ilvl="0" w:tplc="A24EF1EA">
      <w:numFmt w:val="bullet"/>
      <w:lvlText w:val=""/>
      <w:lvlJc w:val="left"/>
      <w:pPr>
        <w:ind w:left="2295" w:hanging="360"/>
      </w:pPr>
      <w:rPr>
        <w:rFonts w:ascii="Symbol" w:eastAsia="Symbol" w:hAnsi="Symbol" w:cs="Symbol" w:hint="default"/>
        <w:b w:val="0"/>
        <w:bCs w:val="0"/>
        <w:i w:val="0"/>
        <w:iCs w:val="0"/>
        <w:spacing w:val="0"/>
        <w:w w:val="100"/>
        <w:sz w:val="22"/>
        <w:szCs w:val="22"/>
        <w:lang w:val="en-US" w:eastAsia="en-US" w:bidi="ar-SA"/>
      </w:rPr>
    </w:lvl>
    <w:lvl w:ilvl="1" w:tplc="14090003" w:tentative="1">
      <w:start w:val="1"/>
      <w:numFmt w:val="bullet"/>
      <w:lvlText w:val="o"/>
      <w:lvlJc w:val="left"/>
      <w:pPr>
        <w:ind w:left="2850" w:hanging="360"/>
      </w:pPr>
      <w:rPr>
        <w:rFonts w:ascii="Courier New" w:hAnsi="Courier New" w:cs="Courier New" w:hint="default"/>
      </w:rPr>
    </w:lvl>
    <w:lvl w:ilvl="2" w:tplc="14090005" w:tentative="1">
      <w:start w:val="1"/>
      <w:numFmt w:val="bullet"/>
      <w:lvlText w:val=""/>
      <w:lvlJc w:val="left"/>
      <w:pPr>
        <w:ind w:left="3570" w:hanging="360"/>
      </w:pPr>
      <w:rPr>
        <w:rFonts w:ascii="Wingdings" w:hAnsi="Wingdings" w:hint="default"/>
      </w:rPr>
    </w:lvl>
    <w:lvl w:ilvl="3" w:tplc="14090001" w:tentative="1">
      <w:start w:val="1"/>
      <w:numFmt w:val="bullet"/>
      <w:lvlText w:val=""/>
      <w:lvlJc w:val="left"/>
      <w:pPr>
        <w:ind w:left="4290" w:hanging="360"/>
      </w:pPr>
      <w:rPr>
        <w:rFonts w:ascii="Symbol" w:hAnsi="Symbol" w:hint="default"/>
      </w:rPr>
    </w:lvl>
    <w:lvl w:ilvl="4" w:tplc="14090003" w:tentative="1">
      <w:start w:val="1"/>
      <w:numFmt w:val="bullet"/>
      <w:lvlText w:val="o"/>
      <w:lvlJc w:val="left"/>
      <w:pPr>
        <w:ind w:left="5010" w:hanging="360"/>
      </w:pPr>
      <w:rPr>
        <w:rFonts w:ascii="Courier New" w:hAnsi="Courier New" w:cs="Courier New" w:hint="default"/>
      </w:rPr>
    </w:lvl>
    <w:lvl w:ilvl="5" w:tplc="14090005" w:tentative="1">
      <w:start w:val="1"/>
      <w:numFmt w:val="bullet"/>
      <w:lvlText w:val=""/>
      <w:lvlJc w:val="left"/>
      <w:pPr>
        <w:ind w:left="5730" w:hanging="360"/>
      </w:pPr>
      <w:rPr>
        <w:rFonts w:ascii="Wingdings" w:hAnsi="Wingdings" w:hint="default"/>
      </w:rPr>
    </w:lvl>
    <w:lvl w:ilvl="6" w:tplc="14090001" w:tentative="1">
      <w:start w:val="1"/>
      <w:numFmt w:val="bullet"/>
      <w:lvlText w:val=""/>
      <w:lvlJc w:val="left"/>
      <w:pPr>
        <w:ind w:left="6450" w:hanging="360"/>
      </w:pPr>
      <w:rPr>
        <w:rFonts w:ascii="Symbol" w:hAnsi="Symbol" w:hint="default"/>
      </w:rPr>
    </w:lvl>
    <w:lvl w:ilvl="7" w:tplc="14090003" w:tentative="1">
      <w:start w:val="1"/>
      <w:numFmt w:val="bullet"/>
      <w:lvlText w:val="o"/>
      <w:lvlJc w:val="left"/>
      <w:pPr>
        <w:ind w:left="7170" w:hanging="360"/>
      </w:pPr>
      <w:rPr>
        <w:rFonts w:ascii="Courier New" w:hAnsi="Courier New" w:cs="Courier New" w:hint="default"/>
      </w:rPr>
    </w:lvl>
    <w:lvl w:ilvl="8" w:tplc="14090005" w:tentative="1">
      <w:start w:val="1"/>
      <w:numFmt w:val="bullet"/>
      <w:lvlText w:val=""/>
      <w:lvlJc w:val="left"/>
      <w:pPr>
        <w:ind w:left="7890" w:hanging="360"/>
      </w:pPr>
      <w:rPr>
        <w:rFonts w:ascii="Wingdings" w:hAnsi="Wingdings" w:hint="default"/>
      </w:rPr>
    </w:lvl>
  </w:abstractNum>
  <w:abstractNum w:abstractNumId="37" w15:restartNumberingAfterBreak="0">
    <w:nsid w:val="6D3A21D4"/>
    <w:multiLevelType w:val="hybridMultilevel"/>
    <w:tmpl w:val="B65A5196"/>
    <w:lvl w:ilvl="0" w:tplc="109A4E56">
      <w:start w:val="2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8" w15:restartNumberingAfterBreak="0">
    <w:nsid w:val="72D81951"/>
    <w:multiLevelType w:val="hybridMultilevel"/>
    <w:tmpl w:val="F498F48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9" w15:restartNumberingAfterBreak="0">
    <w:nsid w:val="76BB4493"/>
    <w:multiLevelType w:val="hybridMultilevel"/>
    <w:tmpl w:val="4D22AA18"/>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40" w15:restartNumberingAfterBreak="0">
    <w:nsid w:val="78314A23"/>
    <w:multiLevelType w:val="hybridMultilevel"/>
    <w:tmpl w:val="B372BF1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41" w15:restartNumberingAfterBreak="0">
    <w:nsid w:val="793F275D"/>
    <w:multiLevelType w:val="hybridMultilevel"/>
    <w:tmpl w:val="7B40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A16847"/>
    <w:multiLevelType w:val="hybridMultilevel"/>
    <w:tmpl w:val="7930B062"/>
    <w:lvl w:ilvl="0" w:tplc="24CE7B88">
      <w:start w:val="1"/>
      <w:numFmt w:val="bullet"/>
      <w:lvlText w:val=""/>
      <w:lvlJc w:val="left"/>
      <w:pPr>
        <w:ind w:left="1440" w:hanging="360"/>
      </w:pPr>
      <w:rPr>
        <w:rFonts w:ascii="Symbol" w:hAnsi="Symbol"/>
      </w:rPr>
    </w:lvl>
    <w:lvl w:ilvl="1" w:tplc="840C6066">
      <w:start w:val="1"/>
      <w:numFmt w:val="bullet"/>
      <w:lvlText w:val=""/>
      <w:lvlJc w:val="left"/>
      <w:pPr>
        <w:ind w:left="1440" w:hanging="360"/>
      </w:pPr>
      <w:rPr>
        <w:rFonts w:ascii="Symbol" w:hAnsi="Symbol"/>
      </w:rPr>
    </w:lvl>
    <w:lvl w:ilvl="2" w:tplc="B0D20A1E">
      <w:start w:val="1"/>
      <w:numFmt w:val="bullet"/>
      <w:lvlText w:val=""/>
      <w:lvlJc w:val="left"/>
      <w:pPr>
        <w:ind w:left="1440" w:hanging="360"/>
      </w:pPr>
      <w:rPr>
        <w:rFonts w:ascii="Symbol" w:hAnsi="Symbol"/>
      </w:rPr>
    </w:lvl>
    <w:lvl w:ilvl="3" w:tplc="85D480AA">
      <w:start w:val="1"/>
      <w:numFmt w:val="bullet"/>
      <w:lvlText w:val=""/>
      <w:lvlJc w:val="left"/>
      <w:pPr>
        <w:ind w:left="1440" w:hanging="360"/>
      </w:pPr>
      <w:rPr>
        <w:rFonts w:ascii="Symbol" w:hAnsi="Symbol"/>
      </w:rPr>
    </w:lvl>
    <w:lvl w:ilvl="4" w:tplc="6E5E7EA2">
      <w:start w:val="1"/>
      <w:numFmt w:val="bullet"/>
      <w:lvlText w:val=""/>
      <w:lvlJc w:val="left"/>
      <w:pPr>
        <w:ind w:left="1440" w:hanging="360"/>
      </w:pPr>
      <w:rPr>
        <w:rFonts w:ascii="Symbol" w:hAnsi="Symbol"/>
      </w:rPr>
    </w:lvl>
    <w:lvl w:ilvl="5" w:tplc="A7E6CBAA">
      <w:start w:val="1"/>
      <w:numFmt w:val="bullet"/>
      <w:lvlText w:val=""/>
      <w:lvlJc w:val="left"/>
      <w:pPr>
        <w:ind w:left="1440" w:hanging="360"/>
      </w:pPr>
      <w:rPr>
        <w:rFonts w:ascii="Symbol" w:hAnsi="Symbol"/>
      </w:rPr>
    </w:lvl>
    <w:lvl w:ilvl="6" w:tplc="B6FC5048">
      <w:start w:val="1"/>
      <w:numFmt w:val="bullet"/>
      <w:lvlText w:val=""/>
      <w:lvlJc w:val="left"/>
      <w:pPr>
        <w:ind w:left="1440" w:hanging="360"/>
      </w:pPr>
      <w:rPr>
        <w:rFonts w:ascii="Symbol" w:hAnsi="Symbol"/>
      </w:rPr>
    </w:lvl>
    <w:lvl w:ilvl="7" w:tplc="6C52EFCE">
      <w:start w:val="1"/>
      <w:numFmt w:val="bullet"/>
      <w:lvlText w:val=""/>
      <w:lvlJc w:val="left"/>
      <w:pPr>
        <w:ind w:left="1440" w:hanging="360"/>
      </w:pPr>
      <w:rPr>
        <w:rFonts w:ascii="Symbol" w:hAnsi="Symbol"/>
      </w:rPr>
    </w:lvl>
    <w:lvl w:ilvl="8" w:tplc="4CE8CE32">
      <w:start w:val="1"/>
      <w:numFmt w:val="bullet"/>
      <w:lvlText w:val=""/>
      <w:lvlJc w:val="left"/>
      <w:pPr>
        <w:ind w:left="1440" w:hanging="360"/>
      </w:pPr>
      <w:rPr>
        <w:rFonts w:ascii="Symbol" w:hAnsi="Symbol"/>
      </w:rPr>
    </w:lvl>
  </w:abstractNum>
  <w:abstractNum w:abstractNumId="43" w15:restartNumberingAfterBreak="0">
    <w:nsid w:val="7AD62481"/>
    <w:multiLevelType w:val="hybridMultilevel"/>
    <w:tmpl w:val="5D7E2802"/>
    <w:lvl w:ilvl="0" w:tplc="DC22AD8A">
      <w:numFmt w:val="bullet"/>
      <w:lvlText w:val="-"/>
      <w:lvlJc w:val="left"/>
      <w:pPr>
        <w:ind w:left="720" w:hanging="360"/>
      </w:pPr>
      <w:rPr>
        <w:rFonts w:ascii="Calibri" w:eastAsia="Calibri" w:hAnsi="Calibri" w:cs="Calibri" w:hint="default"/>
        <w:b w:val="0"/>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4" w15:restartNumberingAfterBreak="0">
    <w:nsid w:val="7D2829AC"/>
    <w:multiLevelType w:val="hybridMultilevel"/>
    <w:tmpl w:val="5C12ACFC"/>
    <w:lvl w:ilvl="0" w:tplc="6E60E100">
      <w:start w:val="1"/>
      <w:numFmt w:val="lowerRoman"/>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5" w15:restartNumberingAfterBreak="0">
    <w:nsid w:val="7D91CEAC"/>
    <w:multiLevelType w:val="hybridMultilevel"/>
    <w:tmpl w:val="18C6B8D6"/>
    <w:lvl w:ilvl="0" w:tplc="99C47898">
      <w:start w:val="1"/>
      <w:numFmt w:val="bullet"/>
      <w:lvlText w:val=""/>
      <w:lvlJc w:val="left"/>
      <w:pPr>
        <w:ind w:left="786" w:hanging="360"/>
      </w:pPr>
      <w:rPr>
        <w:rFonts w:ascii="Symbol" w:hAnsi="Symbol" w:hint="default"/>
      </w:rPr>
    </w:lvl>
    <w:lvl w:ilvl="1" w:tplc="FC668582">
      <w:start w:val="1"/>
      <w:numFmt w:val="bullet"/>
      <w:lvlText w:val="o"/>
      <w:lvlJc w:val="left"/>
      <w:pPr>
        <w:ind w:left="1506" w:hanging="360"/>
      </w:pPr>
      <w:rPr>
        <w:rFonts w:ascii="Courier New" w:hAnsi="Courier New" w:hint="default"/>
      </w:rPr>
    </w:lvl>
    <w:lvl w:ilvl="2" w:tplc="5EA2EDAC">
      <w:start w:val="1"/>
      <w:numFmt w:val="bullet"/>
      <w:lvlText w:val=""/>
      <w:lvlJc w:val="left"/>
      <w:pPr>
        <w:ind w:left="2226" w:hanging="360"/>
      </w:pPr>
      <w:rPr>
        <w:rFonts w:ascii="Wingdings" w:hAnsi="Wingdings" w:hint="default"/>
      </w:rPr>
    </w:lvl>
    <w:lvl w:ilvl="3" w:tplc="65EECBF4">
      <w:start w:val="1"/>
      <w:numFmt w:val="bullet"/>
      <w:lvlText w:val=""/>
      <w:lvlJc w:val="left"/>
      <w:pPr>
        <w:ind w:left="2946" w:hanging="360"/>
      </w:pPr>
      <w:rPr>
        <w:rFonts w:ascii="Symbol" w:hAnsi="Symbol" w:hint="default"/>
      </w:rPr>
    </w:lvl>
    <w:lvl w:ilvl="4" w:tplc="05609C0A">
      <w:start w:val="1"/>
      <w:numFmt w:val="bullet"/>
      <w:lvlText w:val="o"/>
      <w:lvlJc w:val="left"/>
      <w:pPr>
        <w:ind w:left="3666" w:hanging="360"/>
      </w:pPr>
      <w:rPr>
        <w:rFonts w:ascii="Courier New" w:hAnsi="Courier New" w:hint="default"/>
      </w:rPr>
    </w:lvl>
    <w:lvl w:ilvl="5" w:tplc="D6CE49F2">
      <w:start w:val="1"/>
      <w:numFmt w:val="bullet"/>
      <w:lvlText w:val=""/>
      <w:lvlJc w:val="left"/>
      <w:pPr>
        <w:ind w:left="4386" w:hanging="360"/>
      </w:pPr>
      <w:rPr>
        <w:rFonts w:ascii="Wingdings" w:hAnsi="Wingdings" w:hint="default"/>
      </w:rPr>
    </w:lvl>
    <w:lvl w:ilvl="6" w:tplc="1AB05700">
      <w:start w:val="1"/>
      <w:numFmt w:val="bullet"/>
      <w:lvlText w:val=""/>
      <w:lvlJc w:val="left"/>
      <w:pPr>
        <w:ind w:left="5106" w:hanging="360"/>
      </w:pPr>
      <w:rPr>
        <w:rFonts w:ascii="Symbol" w:hAnsi="Symbol" w:hint="default"/>
      </w:rPr>
    </w:lvl>
    <w:lvl w:ilvl="7" w:tplc="ECCE1C1E">
      <w:start w:val="1"/>
      <w:numFmt w:val="bullet"/>
      <w:lvlText w:val="o"/>
      <w:lvlJc w:val="left"/>
      <w:pPr>
        <w:ind w:left="5826" w:hanging="360"/>
      </w:pPr>
      <w:rPr>
        <w:rFonts w:ascii="Courier New" w:hAnsi="Courier New" w:hint="default"/>
      </w:rPr>
    </w:lvl>
    <w:lvl w:ilvl="8" w:tplc="F76A3204">
      <w:start w:val="1"/>
      <w:numFmt w:val="bullet"/>
      <w:lvlText w:val=""/>
      <w:lvlJc w:val="left"/>
      <w:pPr>
        <w:ind w:left="6546" w:hanging="360"/>
      </w:pPr>
      <w:rPr>
        <w:rFonts w:ascii="Wingdings" w:hAnsi="Wingdings" w:hint="default"/>
      </w:rPr>
    </w:lvl>
  </w:abstractNum>
  <w:num w:numId="1" w16cid:durableId="1909068621">
    <w:abstractNumId w:val="45"/>
  </w:num>
  <w:num w:numId="2" w16cid:durableId="157035781">
    <w:abstractNumId w:val="10"/>
  </w:num>
  <w:num w:numId="3" w16cid:durableId="378405170">
    <w:abstractNumId w:val="3"/>
  </w:num>
  <w:num w:numId="4" w16cid:durableId="2015255460">
    <w:abstractNumId w:val="35"/>
  </w:num>
  <w:num w:numId="5" w16cid:durableId="279341746">
    <w:abstractNumId w:val="14"/>
  </w:num>
  <w:num w:numId="6" w16cid:durableId="1022050919">
    <w:abstractNumId w:val="8"/>
  </w:num>
  <w:num w:numId="7" w16cid:durableId="2145461989">
    <w:abstractNumId w:val="24"/>
  </w:num>
  <w:num w:numId="8" w16cid:durableId="1686663223">
    <w:abstractNumId w:val="17"/>
  </w:num>
  <w:num w:numId="9" w16cid:durableId="2034378898">
    <w:abstractNumId w:val="26"/>
  </w:num>
  <w:num w:numId="10" w16cid:durableId="167990926">
    <w:abstractNumId w:val="4"/>
  </w:num>
  <w:num w:numId="11" w16cid:durableId="1398631691">
    <w:abstractNumId w:val="9"/>
  </w:num>
  <w:num w:numId="12" w16cid:durableId="1647277884">
    <w:abstractNumId w:val="29"/>
  </w:num>
  <w:num w:numId="13" w16cid:durableId="459880093">
    <w:abstractNumId w:val="11"/>
  </w:num>
  <w:num w:numId="14" w16cid:durableId="1686707162">
    <w:abstractNumId w:val="7"/>
  </w:num>
  <w:num w:numId="15" w16cid:durableId="1855225499">
    <w:abstractNumId w:val="2"/>
  </w:num>
  <w:num w:numId="16" w16cid:durableId="1871257210">
    <w:abstractNumId w:val="20"/>
  </w:num>
  <w:num w:numId="17" w16cid:durableId="4665151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57767639">
    <w:abstractNumId w:val="1"/>
  </w:num>
  <w:num w:numId="19" w16cid:durableId="123531268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762929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8173820">
    <w:abstractNumId w:val="38"/>
  </w:num>
  <w:num w:numId="22" w16cid:durableId="703286151">
    <w:abstractNumId w:val="25"/>
  </w:num>
  <w:num w:numId="23" w16cid:durableId="5473735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49256210">
    <w:abstractNumId w:val="6"/>
  </w:num>
  <w:num w:numId="25" w16cid:durableId="1561163522">
    <w:abstractNumId w:val="15"/>
  </w:num>
  <w:num w:numId="26" w16cid:durableId="739474768">
    <w:abstractNumId w:val="41"/>
  </w:num>
  <w:num w:numId="27" w16cid:durableId="1026173119">
    <w:abstractNumId w:val="34"/>
  </w:num>
  <w:num w:numId="28" w16cid:durableId="1127548914">
    <w:abstractNumId w:val="36"/>
  </w:num>
  <w:num w:numId="29" w16cid:durableId="337080298">
    <w:abstractNumId w:val="19"/>
  </w:num>
  <w:num w:numId="30" w16cid:durableId="2119906633">
    <w:abstractNumId w:val="31"/>
  </w:num>
  <w:num w:numId="31" w16cid:durableId="167260894">
    <w:abstractNumId w:val="12"/>
  </w:num>
  <w:num w:numId="32" w16cid:durableId="752051049">
    <w:abstractNumId w:val="43"/>
  </w:num>
  <w:num w:numId="33" w16cid:durableId="2059275943">
    <w:abstractNumId w:val="18"/>
  </w:num>
  <w:num w:numId="34" w16cid:durableId="2032029955">
    <w:abstractNumId w:val="27"/>
  </w:num>
  <w:num w:numId="35" w16cid:durableId="33504843">
    <w:abstractNumId w:val="16"/>
  </w:num>
  <w:num w:numId="36" w16cid:durableId="1829129879">
    <w:abstractNumId w:val="44"/>
  </w:num>
  <w:num w:numId="37" w16cid:durableId="211160187">
    <w:abstractNumId w:val="33"/>
  </w:num>
  <w:num w:numId="38" w16cid:durableId="1996104851">
    <w:abstractNumId w:val="30"/>
  </w:num>
  <w:num w:numId="39" w16cid:durableId="692919891">
    <w:abstractNumId w:val="21"/>
  </w:num>
  <w:num w:numId="40" w16cid:durableId="2024815258">
    <w:abstractNumId w:val="42"/>
  </w:num>
  <w:num w:numId="41" w16cid:durableId="346836707">
    <w:abstractNumId w:val="13"/>
  </w:num>
  <w:num w:numId="42" w16cid:durableId="1625116368">
    <w:abstractNumId w:val="22"/>
  </w:num>
  <w:num w:numId="43" w16cid:durableId="174618525">
    <w:abstractNumId w:val="5"/>
  </w:num>
  <w:num w:numId="44" w16cid:durableId="1403065091">
    <w:abstractNumId w:val="0"/>
  </w:num>
  <w:num w:numId="45" w16cid:durableId="492991034">
    <w:abstractNumId w:val="40"/>
  </w:num>
  <w:num w:numId="46" w16cid:durableId="1069425675">
    <w:abstractNumId w:val="39"/>
  </w:num>
  <w:num w:numId="47" w16cid:durableId="510920473">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en Coe">
    <w15:presenceInfo w15:providerId="AD" w15:userId="S::Karen.Coe@alliance.co.nz::094e5521-b471-42f5-9375-e8ad2797af43"/>
  </w15:person>
  <w15:person w15:author="Gavin Schiller">
    <w15:presenceInfo w15:providerId="AD" w15:userId="S::Gavin.Schiller@alliance.co.nz::d8b53099-579a-4b36-b251-4b39b0f32982"/>
  </w15:person>
  <w15:person w15:author="Ann-louise Anderson">
    <w15:presenceInfo w15:providerId="AD" w15:userId="S::alw@inscience.co.nz::28222d06-e8c1-4d37-9df6-54a946fead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1D4"/>
    <w:rsid w:val="00000166"/>
    <w:rsid w:val="00004DA3"/>
    <w:rsid w:val="0000588A"/>
    <w:rsid w:val="00005A3C"/>
    <w:rsid w:val="000066B7"/>
    <w:rsid w:val="000125BB"/>
    <w:rsid w:val="00012C7F"/>
    <w:rsid w:val="00014047"/>
    <w:rsid w:val="00020456"/>
    <w:rsid w:val="000240C6"/>
    <w:rsid w:val="00027751"/>
    <w:rsid w:val="00033B8B"/>
    <w:rsid w:val="00034ACD"/>
    <w:rsid w:val="00037D8F"/>
    <w:rsid w:val="00040029"/>
    <w:rsid w:val="00041990"/>
    <w:rsid w:val="000462EF"/>
    <w:rsid w:val="00047F49"/>
    <w:rsid w:val="000510D6"/>
    <w:rsid w:val="000523BD"/>
    <w:rsid w:val="00053EA2"/>
    <w:rsid w:val="00054FBD"/>
    <w:rsid w:val="00055785"/>
    <w:rsid w:val="00057FE2"/>
    <w:rsid w:val="00065754"/>
    <w:rsid w:val="00067D1C"/>
    <w:rsid w:val="00070C7E"/>
    <w:rsid w:val="00070E6A"/>
    <w:rsid w:val="00072792"/>
    <w:rsid w:val="00072FBB"/>
    <w:rsid w:val="00073319"/>
    <w:rsid w:val="0007610E"/>
    <w:rsid w:val="00080F16"/>
    <w:rsid w:val="00081112"/>
    <w:rsid w:val="00081B79"/>
    <w:rsid w:val="00082865"/>
    <w:rsid w:val="000836F6"/>
    <w:rsid w:val="00085463"/>
    <w:rsid w:val="00086238"/>
    <w:rsid w:val="00087D95"/>
    <w:rsid w:val="00090010"/>
    <w:rsid w:val="0009184E"/>
    <w:rsid w:val="00095EBF"/>
    <w:rsid w:val="00096747"/>
    <w:rsid w:val="000969DA"/>
    <w:rsid w:val="000A030B"/>
    <w:rsid w:val="000A0798"/>
    <w:rsid w:val="000A5252"/>
    <w:rsid w:val="000A6107"/>
    <w:rsid w:val="000A66A2"/>
    <w:rsid w:val="000A7149"/>
    <w:rsid w:val="000B1CE9"/>
    <w:rsid w:val="000B2149"/>
    <w:rsid w:val="000B4AB4"/>
    <w:rsid w:val="000B511F"/>
    <w:rsid w:val="000B52FF"/>
    <w:rsid w:val="000B5E63"/>
    <w:rsid w:val="000B6CE4"/>
    <w:rsid w:val="000B706D"/>
    <w:rsid w:val="000C2812"/>
    <w:rsid w:val="000C2A14"/>
    <w:rsid w:val="000D0E79"/>
    <w:rsid w:val="000D1A04"/>
    <w:rsid w:val="000D271A"/>
    <w:rsid w:val="000D277B"/>
    <w:rsid w:val="000D29A7"/>
    <w:rsid w:val="000D3BAB"/>
    <w:rsid w:val="000E1929"/>
    <w:rsid w:val="000E3517"/>
    <w:rsid w:val="000E3ABF"/>
    <w:rsid w:val="000E554D"/>
    <w:rsid w:val="000E71CF"/>
    <w:rsid w:val="000E7A91"/>
    <w:rsid w:val="000F0232"/>
    <w:rsid w:val="000F5975"/>
    <w:rsid w:val="000F6980"/>
    <w:rsid w:val="000F6F67"/>
    <w:rsid w:val="00102432"/>
    <w:rsid w:val="00102547"/>
    <w:rsid w:val="001045C9"/>
    <w:rsid w:val="00104D1A"/>
    <w:rsid w:val="0011430F"/>
    <w:rsid w:val="00114A8F"/>
    <w:rsid w:val="00114CD8"/>
    <w:rsid w:val="00120C7F"/>
    <w:rsid w:val="00120D19"/>
    <w:rsid w:val="001251B0"/>
    <w:rsid w:val="00130D17"/>
    <w:rsid w:val="00131DC1"/>
    <w:rsid w:val="00135755"/>
    <w:rsid w:val="00137CDB"/>
    <w:rsid w:val="001403FC"/>
    <w:rsid w:val="00142882"/>
    <w:rsid w:val="00144F3D"/>
    <w:rsid w:val="0014528F"/>
    <w:rsid w:val="0014693D"/>
    <w:rsid w:val="00147825"/>
    <w:rsid w:val="00151BE2"/>
    <w:rsid w:val="001541F6"/>
    <w:rsid w:val="00155119"/>
    <w:rsid w:val="00155B28"/>
    <w:rsid w:val="001576D2"/>
    <w:rsid w:val="00161B29"/>
    <w:rsid w:val="00166BAE"/>
    <w:rsid w:val="00175394"/>
    <w:rsid w:val="00180821"/>
    <w:rsid w:val="00181A31"/>
    <w:rsid w:val="001829B1"/>
    <w:rsid w:val="0018556C"/>
    <w:rsid w:val="00191403"/>
    <w:rsid w:val="00191EC9"/>
    <w:rsid w:val="00193D81"/>
    <w:rsid w:val="001A0738"/>
    <w:rsid w:val="001A1D4A"/>
    <w:rsid w:val="001A5E79"/>
    <w:rsid w:val="001A7164"/>
    <w:rsid w:val="001B23CE"/>
    <w:rsid w:val="001B4749"/>
    <w:rsid w:val="001C16EF"/>
    <w:rsid w:val="001D1ADF"/>
    <w:rsid w:val="001D225F"/>
    <w:rsid w:val="001D3CCE"/>
    <w:rsid w:val="001D4CFA"/>
    <w:rsid w:val="001E0963"/>
    <w:rsid w:val="001E28B5"/>
    <w:rsid w:val="001E34A8"/>
    <w:rsid w:val="001E492E"/>
    <w:rsid w:val="001E5592"/>
    <w:rsid w:val="001F06F5"/>
    <w:rsid w:val="001F234A"/>
    <w:rsid w:val="001F287D"/>
    <w:rsid w:val="001F4A22"/>
    <w:rsid w:val="001F7561"/>
    <w:rsid w:val="001F7D76"/>
    <w:rsid w:val="0021006F"/>
    <w:rsid w:val="00211389"/>
    <w:rsid w:val="00211B33"/>
    <w:rsid w:val="00215B07"/>
    <w:rsid w:val="00220B58"/>
    <w:rsid w:val="00224BF8"/>
    <w:rsid w:val="0022649B"/>
    <w:rsid w:val="002273AF"/>
    <w:rsid w:val="00231DB5"/>
    <w:rsid w:val="002336F9"/>
    <w:rsid w:val="00233AA1"/>
    <w:rsid w:val="00233DE0"/>
    <w:rsid w:val="00243155"/>
    <w:rsid w:val="002441CE"/>
    <w:rsid w:val="00245B13"/>
    <w:rsid w:val="0025031A"/>
    <w:rsid w:val="002517A0"/>
    <w:rsid w:val="00251905"/>
    <w:rsid w:val="00253194"/>
    <w:rsid w:val="002554CC"/>
    <w:rsid w:val="00255E91"/>
    <w:rsid w:val="00256FCA"/>
    <w:rsid w:val="00260FDF"/>
    <w:rsid w:val="002619CC"/>
    <w:rsid w:val="002632AC"/>
    <w:rsid w:val="00265940"/>
    <w:rsid w:val="002668C1"/>
    <w:rsid w:val="00267A88"/>
    <w:rsid w:val="00272A91"/>
    <w:rsid w:val="0028046D"/>
    <w:rsid w:val="00284D4C"/>
    <w:rsid w:val="00292116"/>
    <w:rsid w:val="00295298"/>
    <w:rsid w:val="002A4002"/>
    <w:rsid w:val="002A4C2A"/>
    <w:rsid w:val="002A60E7"/>
    <w:rsid w:val="002A62E9"/>
    <w:rsid w:val="002B130E"/>
    <w:rsid w:val="002B2FD8"/>
    <w:rsid w:val="002B3BA8"/>
    <w:rsid w:val="002B5F00"/>
    <w:rsid w:val="002B7B18"/>
    <w:rsid w:val="002C0FF3"/>
    <w:rsid w:val="002C161E"/>
    <w:rsid w:val="002C19EE"/>
    <w:rsid w:val="002C394C"/>
    <w:rsid w:val="002C3967"/>
    <w:rsid w:val="002C6495"/>
    <w:rsid w:val="002D104A"/>
    <w:rsid w:val="002D2336"/>
    <w:rsid w:val="002D6833"/>
    <w:rsid w:val="002D74C2"/>
    <w:rsid w:val="002D7CEA"/>
    <w:rsid w:val="002E16B8"/>
    <w:rsid w:val="002E2042"/>
    <w:rsid w:val="002E2437"/>
    <w:rsid w:val="002E36FA"/>
    <w:rsid w:val="002E45E1"/>
    <w:rsid w:val="002E5DF6"/>
    <w:rsid w:val="002F32D7"/>
    <w:rsid w:val="002F6722"/>
    <w:rsid w:val="003013DC"/>
    <w:rsid w:val="00302DD9"/>
    <w:rsid w:val="00303EC6"/>
    <w:rsid w:val="003045E0"/>
    <w:rsid w:val="0030599D"/>
    <w:rsid w:val="003117C3"/>
    <w:rsid w:val="00316FA2"/>
    <w:rsid w:val="00324458"/>
    <w:rsid w:val="00325511"/>
    <w:rsid w:val="00326C69"/>
    <w:rsid w:val="0032707A"/>
    <w:rsid w:val="003274B4"/>
    <w:rsid w:val="00331C56"/>
    <w:rsid w:val="003321A0"/>
    <w:rsid w:val="00333B34"/>
    <w:rsid w:val="00337BE1"/>
    <w:rsid w:val="00337F4E"/>
    <w:rsid w:val="00342FEE"/>
    <w:rsid w:val="00343A88"/>
    <w:rsid w:val="00343B64"/>
    <w:rsid w:val="00346C52"/>
    <w:rsid w:val="00351383"/>
    <w:rsid w:val="0035147B"/>
    <w:rsid w:val="003533A9"/>
    <w:rsid w:val="00356504"/>
    <w:rsid w:val="0036136C"/>
    <w:rsid w:val="003636D3"/>
    <w:rsid w:val="00364774"/>
    <w:rsid w:val="00366672"/>
    <w:rsid w:val="00367083"/>
    <w:rsid w:val="00370EEE"/>
    <w:rsid w:val="00372DE6"/>
    <w:rsid w:val="00372E99"/>
    <w:rsid w:val="003852BA"/>
    <w:rsid w:val="00386758"/>
    <w:rsid w:val="00387056"/>
    <w:rsid w:val="003A06E3"/>
    <w:rsid w:val="003A2178"/>
    <w:rsid w:val="003A2992"/>
    <w:rsid w:val="003A2AA8"/>
    <w:rsid w:val="003A4BF3"/>
    <w:rsid w:val="003A6578"/>
    <w:rsid w:val="003B1AFA"/>
    <w:rsid w:val="003B2D74"/>
    <w:rsid w:val="003B352B"/>
    <w:rsid w:val="003B4B65"/>
    <w:rsid w:val="003B6D55"/>
    <w:rsid w:val="003C08A0"/>
    <w:rsid w:val="003C3891"/>
    <w:rsid w:val="003C6323"/>
    <w:rsid w:val="003D0A77"/>
    <w:rsid w:val="003D4E1F"/>
    <w:rsid w:val="003D588F"/>
    <w:rsid w:val="003E0381"/>
    <w:rsid w:val="003E080A"/>
    <w:rsid w:val="003E6FD8"/>
    <w:rsid w:val="003E6FD9"/>
    <w:rsid w:val="003F0072"/>
    <w:rsid w:val="003F3A36"/>
    <w:rsid w:val="003F4954"/>
    <w:rsid w:val="004034C4"/>
    <w:rsid w:val="00403D2A"/>
    <w:rsid w:val="00405FA3"/>
    <w:rsid w:val="00407DE5"/>
    <w:rsid w:val="004109BC"/>
    <w:rsid w:val="00410EC3"/>
    <w:rsid w:val="00412DDC"/>
    <w:rsid w:val="0041367F"/>
    <w:rsid w:val="00415D2F"/>
    <w:rsid w:val="00416CE5"/>
    <w:rsid w:val="00421324"/>
    <w:rsid w:val="00423DDD"/>
    <w:rsid w:val="00427BB5"/>
    <w:rsid w:val="00427E90"/>
    <w:rsid w:val="00432439"/>
    <w:rsid w:val="00434549"/>
    <w:rsid w:val="0043748A"/>
    <w:rsid w:val="00456DB2"/>
    <w:rsid w:val="004620DE"/>
    <w:rsid w:val="00462983"/>
    <w:rsid w:val="00463E0E"/>
    <w:rsid w:val="00465109"/>
    <w:rsid w:val="00466D75"/>
    <w:rsid w:val="00470EC7"/>
    <w:rsid w:val="00471175"/>
    <w:rsid w:val="00472115"/>
    <w:rsid w:val="00473F3D"/>
    <w:rsid w:val="00475D76"/>
    <w:rsid w:val="0048051F"/>
    <w:rsid w:val="0048086B"/>
    <w:rsid w:val="004814FC"/>
    <w:rsid w:val="0048152A"/>
    <w:rsid w:val="004921D7"/>
    <w:rsid w:val="00499E8B"/>
    <w:rsid w:val="004A20AE"/>
    <w:rsid w:val="004A4691"/>
    <w:rsid w:val="004A5CC0"/>
    <w:rsid w:val="004A7BC6"/>
    <w:rsid w:val="004B0556"/>
    <w:rsid w:val="004B24A2"/>
    <w:rsid w:val="004B3269"/>
    <w:rsid w:val="004B6047"/>
    <w:rsid w:val="004B6360"/>
    <w:rsid w:val="004C0D58"/>
    <w:rsid w:val="004C19B5"/>
    <w:rsid w:val="004C4054"/>
    <w:rsid w:val="004C6F21"/>
    <w:rsid w:val="004D1E86"/>
    <w:rsid w:val="004D730D"/>
    <w:rsid w:val="004E01F3"/>
    <w:rsid w:val="004E059F"/>
    <w:rsid w:val="004E0D11"/>
    <w:rsid w:val="004E5161"/>
    <w:rsid w:val="004E65D2"/>
    <w:rsid w:val="004E6788"/>
    <w:rsid w:val="004E6F94"/>
    <w:rsid w:val="004F0B08"/>
    <w:rsid w:val="004F1290"/>
    <w:rsid w:val="004F35A2"/>
    <w:rsid w:val="004F61FC"/>
    <w:rsid w:val="004F78A5"/>
    <w:rsid w:val="00510370"/>
    <w:rsid w:val="00510EA3"/>
    <w:rsid w:val="00511A5F"/>
    <w:rsid w:val="005144B7"/>
    <w:rsid w:val="005145C6"/>
    <w:rsid w:val="00514A1F"/>
    <w:rsid w:val="0052312D"/>
    <w:rsid w:val="005246EF"/>
    <w:rsid w:val="0052562A"/>
    <w:rsid w:val="00525711"/>
    <w:rsid w:val="00527CEB"/>
    <w:rsid w:val="00531B95"/>
    <w:rsid w:val="00531F77"/>
    <w:rsid w:val="005324A0"/>
    <w:rsid w:val="00532BAB"/>
    <w:rsid w:val="00532E64"/>
    <w:rsid w:val="005333FF"/>
    <w:rsid w:val="005356AD"/>
    <w:rsid w:val="00536296"/>
    <w:rsid w:val="005417E3"/>
    <w:rsid w:val="00543433"/>
    <w:rsid w:val="00546D2A"/>
    <w:rsid w:val="00546E31"/>
    <w:rsid w:val="005514FD"/>
    <w:rsid w:val="005550A5"/>
    <w:rsid w:val="0055581C"/>
    <w:rsid w:val="0055588F"/>
    <w:rsid w:val="005577FC"/>
    <w:rsid w:val="005611E8"/>
    <w:rsid w:val="00566180"/>
    <w:rsid w:val="00570599"/>
    <w:rsid w:val="005708C3"/>
    <w:rsid w:val="00572E09"/>
    <w:rsid w:val="00575167"/>
    <w:rsid w:val="00575E72"/>
    <w:rsid w:val="005825E4"/>
    <w:rsid w:val="00584F57"/>
    <w:rsid w:val="005908C6"/>
    <w:rsid w:val="00590CF5"/>
    <w:rsid w:val="005948DF"/>
    <w:rsid w:val="005A01A4"/>
    <w:rsid w:val="005A3138"/>
    <w:rsid w:val="005A6FF6"/>
    <w:rsid w:val="005B29C6"/>
    <w:rsid w:val="005B2A5F"/>
    <w:rsid w:val="005B51EE"/>
    <w:rsid w:val="005B7378"/>
    <w:rsid w:val="005D46C7"/>
    <w:rsid w:val="005D67D4"/>
    <w:rsid w:val="005E3FC5"/>
    <w:rsid w:val="005E59A8"/>
    <w:rsid w:val="005E6FC7"/>
    <w:rsid w:val="005F5A83"/>
    <w:rsid w:val="005F69BA"/>
    <w:rsid w:val="005F6D1B"/>
    <w:rsid w:val="00602EB9"/>
    <w:rsid w:val="0060626A"/>
    <w:rsid w:val="006064C6"/>
    <w:rsid w:val="00607EA4"/>
    <w:rsid w:val="00607F36"/>
    <w:rsid w:val="00611AFB"/>
    <w:rsid w:val="0061202A"/>
    <w:rsid w:val="00613BF4"/>
    <w:rsid w:val="00614414"/>
    <w:rsid w:val="00614A64"/>
    <w:rsid w:val="00616ED7"/>
    <w:rsid w:val="00617613"/>
    <w:rsid w:val="00621EA7"/>
    <w:rsid w:val="00623107"/>
    <w:rsid w:val="00624239"/>
    <w:rsid w:val="006242B0"/>
    <w:rsid w:val="00626E3F"/>
    <w:rsid w:val="006319FF"/>
    <w:rsid w:val="00631ACF"/>
    <w:rsid w:val="00633193"/>
    <w:rsid w:val="00633E77"/>
    <w:rsid w:val="0064063F"/>
    <w:rsid w:val="00641229"/>
    <w:rsid w:val="00643D67"/>
    <w:rsid w:val="00645E93"/>
    <w:rsid w:val="0066213C"/>
    <w:rsid w:val="00671460"/>
    <w:rsid w:val="00673859"/>
    <w:rsid w:val="00675624"/>
    <w:rsid w:val="006756F7"/>
    <w:rsid w:val="006777C8"/>
    <w:rsid w:val="00690BE9"/>
    <w:rsid w:val="00692DB7"/>
    <w:rsid w:val="00693418"/>
    <w:rsid w:val="00693F63"/>
    <w:rsid w:val="00694304"/>
    <w:rsid w:val="006A37D2"/>
    <w:rsid w:val="006A3CC8"/>
    <w:rsid w:val="006A4535"/>
    <w:rsid w:val="006A5A7C"/>
    <w:rsid w:val="006A6027"/>
    <w:rsid w:val="006A62D5"/>
    <w:rsid w:val="006A70E9"/>
    <w:rsid w:val="006B2AFD"/>
    <w:rsid w:val="006B2D1E"/>
    <w:rsid w:val="006B6DD2"/>
    <w:rsid w:val="006C34BF"/>
    <w:rsid w:val="006C4D38"/>
    <w:rsid w:val="006D30C0"/>
    <w:rsid w:val="006D314C"/>
    <w:rsid w:val="006D43D4"/>
    <w:rsid w:val="006D5A6D"/>
    <w:rsid w:val="006E4B70"/>
    <w:rsid w:val="006E5CCF"/>
    <w:rsid w:val="006F0152"/>
    <w:rsid w:val="006F0C1A"/>
    <w:rsid w:val="006F253B"/>
    <w:rsid w:val="006F4A34"/>
    <w:rsid w:val="006F51D4"/>
    <w:rsid w:val="006F59EC"/>
    <w:rsid w:val="006F5BD7"/>
    <w:rsid w:val="006F61D8"/>
    <w:rsid w:val="00700648"/>
    <w:rsid w:val="007008F9"/>
    <w:rsid w:val="007021BB"/>
    <w:rsid w:val="00702FD9"/>
    <w:rsid w:val="007060A7"/>
    <w:rsid w:val="00711782"/>
    <w:rsid w:val="00711CF4"/>
    <w:rsid w:val="00713476"/>
    <w:rsid w:val="00713965"/>
    <w:rsid w:val="007147EA"/>
    <w:rsid w:val="007168AF"/>
    <w:rsid w:val="0072085F"/>
    <w:rsid w:val="0072313A"/>
    <w:rsid w:val="007241ED"/>
    <w:rsid w:val="007254AA"/>
    <w:rsid w:val="00727231"/>
    <w:rsid w:val="00727B1B"/>
    <w:rsid w:val="00730359"/>
    <w:rsid w:val="007315C7"/>
    <w:rsid w:val="00731BBB"/>
    <w:rsid w:val="00731C67"/>
    <w:rsid w:val="00732900"/>
    <w:rsid w:val="00733657"/>
    <w:rsid w:val="007363C5"/>
    <w:rsid w:val="0073679C"/>
    <w:rsid w:val="00740BC9"/>
    <w:rsid w:val="007542FE"/>
    <w:rsid w:val="00761ED3"/>
    <w:rsid w:val="007739D1"/>
    <w:rsid w:val="00776A20"/>
    <w:rsid w:val="00777AE5"/>
    <w:rsid w:val="00780B75"/>
    <w:rsid w:val="0078128D"/>
    <w:rsid w:val="007839F3"/>
    <w:rsid w:val="007850BA"/>
    <w:rsid w:val="00785A88"/>
    <w:rsid w:val="00785CED"/>
    <w:rsid w:val="007864CC"/>
    <w:rsid w:val="00791C04"/>
    <w:rsid w:val="00794412"/>
    <w:rsid w:val="007956B8"/>
    <w:rsid w:val="00795764"/>
    <w:rsid w:val="00796535"/>
    <w:rsid w:val="007A05E4"/>
    <w:rsid w:val="007A6F8A"/>
    <w:rsid w:val="007A7B30"/>
    <w:rsid w:val="007A7E8B"/>
    <w:rsid w:val="007B5016"/>
    <w:rsid w:val="007B60F8"/>
    <w:rsid w:val="007C3122"/>
    <w:rsid w:val="007C50A5"/>
    <w:rsid w:val="007C56D6"/>
    <w:rsid w:val="007C65B1"/>
    <w:rsid w:val="007C7580"/>
    <w:rsid w:val="007D0CFF"/>
    <w:rsid w:val="007D2A02"/>
    <w:rsid w:val="007D5E40"/>
    <w:rsid w:val="007E119C"/>
    <w:rsid w:val="007E6898"/>
    <w:rsid w:val="007E73B6"/>
    <w:rsid w:val="007F0E26"/>
    <w:rsid w:val="007F286A"/>
    <w:rsid w:val="007F5A5E"/>
    <w:rsid w:val="007F6687"/>
    <w:rsid w:val="00800DAB"/>
    <w:rsid w:val="008026E2"/>
    <w:rsid w:val="00804A0A"/>
    <w:rsid w:val="00807D83"/>
    <w:rsid w:val="008150E6"/>
    <w:rsid w:val="00815E1D"/>
    <w:rsid w:val="0081663F"/>
    <w:rsid w:val="00817C16"/>
    <w:rsid w:val="008205C8"/>
    <w:rsid w:val="00825E88"/>
    <w:rsid w:val="00830792"/>
    <w:rsid w:val="008340E2"/>
    <w:rsid w:val="0083587F"/>
    <w:rsid w:val="00840234"/>
    <w:rsid w:val="00845568"/>
    <w:rsid w:val="00847CE8"/>
    <w:rsid w:val="008520A8"/>
    <w:rsid w:val="008536DC"/>
    <w:rsid w:val="00854ACE"/>
    <w:rsid w:val="00857579"/>
    <w:rsid w:val="008608A1"/>
    <w:rsid w:val="008615B3"/>
    <w:rsid w:val="008634C5"/>
    <w:rsid w:val="00864142"/>
    <w:rsid w:val="00865601"/>
    <w:rsid w:val="00866A6F"/>
    <w:rsid w:val="008674C3"/>
    <w:rsid w:val="008720A5"/>
    <w:rsid w:val="00874BB1"/>
    <w:rsid w:val="00875B27"/>
    <w:rsid w:val="00877EED"/>
    <w:rsid w:val="00881433"/>
    <w:rsid w:val="00882ADE"/>
    <w:rsid w:val="008839D8"/>
    <w:rsid w:val="008851FE"/>
    <w:rsid w:val="008902B5"/>
    <w:rsid w:val="00890A2C"/>
    <w:rsid w:val="0089236E"/>
    <w:rsid w:val="00893B0D"/>
    <w:rsid w:val="0089599E"/>
    <w:rsid w:val="00896D22"/>
    <w:rsid w:val="008A2923"/>
    <w:rsid w:val="008A4A78"/>
    <w:rsid w:val="008A5140"/>
    <w:rsid w:val="008B2BB4"/>
    <w:rsid w:val="008B2D52"/>
    <w:rsid w:val="008B3B6B"/>
    <w:rsid w:val="008B5ECF"/>
    <w:rsid w:val="008B5FDC"/>
    <w:rsid w:val="008B7333"/>
    <w:rsid w:val="008C4ED6"/>
    <w:rsid w:val="008C5D0E"/>
    <w:rsid w:val="008C6AA8"/>
    <w:rsid w:val="008E1EE8"/>
    <w:rsid w:val="008E1F64"/>
    <w:rsid w:val="008E5939"/>
    <w:rsid w:val="008E708A"/>
    <w:rsid w:val="008F0A81"/>
    <w:rsid w:val="008F53CC"/>
    <w:rsid w:val="008F5997"/>
    <w:rsid w:val="008F5C4F"/>
    <w:rsid w:val="008F6764"/>
    <w:rsid w:val="008F77E0"/>
    <w:rsid w:val="00901987"/>
    <w:rsid w:val="009048CA"/>
    <w:rsid w:val="009060F5"/>
    <w:rsid w:val="009076C2"/>
    <w:rsid w:val="00914B4D"/>
    <w:rsid w:val="00914F15"/>
    <w:rsid w:val="00915A60"/>
    <w:rsid w:val="00917A48"/>
    <w:rsid w:val="0091FB51"/>
    <w:rsid w:val="00922DF5"/>
    <w:rsid w:val="00925BA1"/>
    <w:rsid w:val="009330DE"/>
    <w:rsid w:val="00933EF4"/>
    <w:rsid w:val="00936375"/>
    <w:rsid w:val="009410CC"/>
    <w:rsid w:val="009411EA"/>
    <w:rsid w:val="00950464"/>
    <w:rsid w:val="0095088D"/>
    <w:rsid w:val="00950AB9"/>
    <w:rsid w:val="009515E3"/>
    <w:rsid w:val="00951D03"/>
    <w:rsid w:val="00954E27"/>
    <w:rsid w:val="009559A8"/>
    <w:rsid w:val="00955DF7"/>
    <w:rsid w:val="00957002"/>
    <w:rsid w:val="009614CC"/>
    <w:rsid w:val="00961DB1"/>
    <w:rsid w:val="00965D0D"/>
    <w:rsid w:val="00965DD7"/>
    <w:rsid w:val="009737CD"/>
    <w:rsid w:val="009808F9"/>
    <w:rsid w:val="00981CC9"/>
    <w:rsid w:val="00983354"/>
    <w:rsid w:val="009834CD"/>
    <w:rsid w:val="00993048"/>
    <w:rsid w:val="00993BBC"/>
    <w:rsid w:val="009963FB"/>
    <w:rsid w:val="009967DB"/>
    <w:rsid w:val="00996C5B"/>
    <w:rsid w:val="00997353"/>
    <w:rsid w:val="009A57CF"/>
    <w:rsid w:val="009A6C72"/>
    <w:rsid w:val="009B0FFC"/>
    <w:rsid w:val="009B1BD5"/>
    <w:rsid w:val="009C0423"/>
    <w:rsid w:val="009C05B3"/>
    <w:rsid w:val="009C0E2A"/>
    <w:rsid w:val="009C128A"/>
    <w:rsid w:val="009C159E"/>
    <w:rsid w:val="009C1ECB"/>
    <w:rsid w:val="009C1F09"/>
    <w:rsid w:val="009C4140"/>
    <w:rsid w:val="009C6D3F"/>
    <w:rsid w:val="009D1265"/>
    <w:rsid w:val="009D358D"/>
    <w:rsid w:val="009D4A58"/>
    <w:rsid w:val="009D4DED"/>
    <w:rsid w:val="009D5150"/>
    <w:rsid w:val="009E4C99"/>
    <w:rsid w:val="009E7AB0"/>
    <w:rsid w:val="009E7CB4"/>
    <w:rsid w:val="009F0348"/>
    <w:rsid w:val="009F2650"/>
    <w:rsid w:val="009F503C"/>
    <w:rsid w:val="009F54D9"/>
    <w:rsid w:val="009F5F2C"/>
    <w:rsid w:val="009F71DC"/>
    <w:rsid w:val="00A01C77"/>
    <w:rsid w:val="00A01D01"/>
    <w:rsid w:val="00A0463C"/>
    <w:rsid w:val="00A0742D"/>
    <w:rsid w:val="00A1275B"/>
    <w:rsid w:val="00A127AC"/>
    <w:rsid w:val="00A139BB"/>
    <w:rsid w:val="00A146D0"/>
    <w:rsid w:val="00A14809"/>
    <w:rsid w:val="00A168A5"/>
    <w:rsid w:val="00A20CCC"/>
    <w:rsid w:val="00A2542E"/>
    <w:rsid w:val="00A354A8"/>
    <w:rsid w:val="00A362A2"/>
    <w:rsid w:val="00A44FF6"/>
    <w:rsid w:val="00A46E2A"/>
    <w:rsid w:val="00A5403F"/>
    <w:rsid w:val="00A55C08"/>
    <w:rsid w:val="00A560F5"/>
    <w:rsid w:val="00A56E5F"/>
    <w:rsid w:val="00A61223"/>
    <w:rsid w:val="00A61D2F"/>
    <w:rsid w:val="00A713C2"/>
    <w:rsid w:val="00A721EE"/>
    <w:rsid w:val="00A77888"/>
    <w:rsid w:val="00A8353E"/>
    <w:rsid w:val="00A836CD"/>
    <w:rsid w:val="00A83752"/>
    <w:rsid w:val="00A84508"/>
    <w:rsid w:val="00A85ED7"/>
    <w:rsid w:val="00A90647"/>
    <w:rsid w:val="00AA348A"/>
    <w:rsid w:val="00AA39D3"/>
    <w:rsid w:val="00AA4266"/>
    <w:rsid w:val="00AA5521"/>
    <w:rsid w:val="00AA62C4"/>
    <w:rsid w:val="00AA7E3E"/>
    <w:rsid w:val="00AA7FD9"/>
    <w:rsid w:val="00AB0938"/>
    <w:rsid w:val="00AB0AE4"/>
    <w:rsid w:val="00AB2C5D"/>
    <w:rsid w:val="00AB3CE0"/>
    <w:rsid w:val="00AB7FE1"/>
    <w:rsid w:val="00AC6EF7"/>
    <w:rsid w:val="00AD1445"/>
    <w:rsid w:val="00AD3429"/>
    <w:rsid w:val="00AD3F23"/>
    <w:rsid w:val="00AD7DA1"/>
    <w:rsid w:val="00AE613E"/>
    <w:rsid w:val="00AF084C"/>
    <w:rsid w:val="00AF2AD9"/>
    <w:rsid w:val="00AF40CF"/>
    <w:rsid w:val="00AF64D5"/>
    <w:rsid w:val="00AF73CF"/>
    <w:rsid w:val="00B014D3"/>
    <w:rsid w:val="00B02D9E"/>
    <w:rsid w:val="00B15FD5"/>
    <w:rsid w:val="00B20449"/>
    <w:rsid w:val="00B20D48"/>
    <w:rsid w:val="00B2426E"/>
    <w:rsid w:val="00B2550E"/>
    <w:rsid w:val="00B2580A"/>
    <w:rsid w:val="00B31DD4"/>
    <w:rsid w:val="00B35B1D"/>
    <w:rsid w:val="00B37363"/>
    <w:rsid w:val="00B3759B"/>
    <w:rsid w:val="00B37CC9"/>
    <w:rsid w:val="00B4165C"/>
    <w:rsid w:val="00B442D2"/>
    <w:rsid w:val="00B45D09"/>
    <w:rsid w:val="00B4624C"/>
    <w:rsid w:val="00B472AF"/>
    <w:rsid w:val="00B511A7"/>
    <w:rsid w:val="00B512EC"/>
    <w:rsid w:val="00B52D21"/>
    <w:rsid w:val="00B53F30"/>
    <w:rsid w:val="00B54D93"/>
    <w:rsid w:val="00B5621E"/>
    <w:rsid w:val="00B5654C"/>
    <w:rsid w:val="00B57EFE"/>
    <w:rsid w:val="00B61A1F"/>
    <w:rsid w:val="00B61A9B"/>
    <w:rsid w:val="00B61B49"/>
    <w:rsid w:val="00B65CE5"/>
    <w:rsid w:val="00B724F3"/>
    <w:rsid w:val="00B72D56"/>
    <w:rsid w:val="00B74C61"/>
    <w:rsid w:val="00B74F84"/>
    <w:rsid w:val="00B777D7"/>
    <w:rsid w:val="00B803FD"/>
    <w:rsid w:val="00B8440C"/>
    <w:rsid w:val="00B86476"/>
    <w:rsid w:val="00B91D16"/>
    <w:rsid w:val="00B96C99"/>
    <w:rsid w:val="00BA136D"/>
    <w:rsid w:val="00BA5175"/>
    <w:rsid w:val="00BB2076"/>
    <w:rsid w:val="00BB4D05"/>
    <w:rsid w:val="00BB6AD6"/>
    <w:rsid w:val="00BB7B33"/>
    <w:rsid w:val="00BC1B94"/>
    <w:rsid w:val="00BC286B"/>
    <w:rsid w:val="00BC4616"/>
    <w:rsid w:val="00BC4A4C"/>
    <w:rsid w:val="00BC4F81"/>
    <w:rsid w:val="00BC5FA9"/>
    <w:rsid w:val="00BD056B"/>
    <w:rsid w:val="00BD208A"/>
    <w:rsid w:val="00BD31A8"/>
    <w:rsid w:val="00BD34A7"/>
    <w:rsid w:val="00BD3A69"/>
    <w:rsid w:val="00BD6E3F"/>
    <w:rsid w:val="00BE0CBC"/>
    <w:rsid w:val="00BF041D"/>
    <w:rsid w:val="00BF1B20"/>
    <w:rsid w:val="00BF1BBE"/>
    <w:rsid w:val="00BF5F32"/>
    <w:rsid w:val="00BF7079"/>
    <w:rsid w:val="00BF717A"/>
    <w:rsid w:val="00C04E7D"/>
    <w:rsid w:val="00C0658F"/>
    <w:rsid w:val="00C06C8B"/>
    <w:rsid w:val="00C07656"/>
    <w:rsid w:val="00C1027B"/>
    <w:rsid w:val="00C12F56"/>
    <w:rsid w:val="00C140CC"/>
    <w:rsid w:val="00C21267"/>
    <w:rsid w:val="00C242E0"/>
    <w:rsid w:val="00C30511"/>
    <w:rsid w:val="00C30B3C"/>
    <w:rsid w:val="00C34632"/>
    <w:rsid w:val="00C358BA"/>
    <w:rsid w:val="00C413ED"/>
    <w:rsid w:val="00C4288E"/>
    <w:rsid w:val="00C43361"/>
    <w:rsid w:val="00C47DBE"/>
    <w:rsid w:val="00C50503"/>
    <w:rsid w:val="00C5437E"/>
    <w:rsid w:val="00C54853"/>
    <w:rsid w:val="00C54C1C"/>
    <w:rsid w:val="00C5557A"/>
    <w:rsid w:val="00C5727A"/>
    <w:rsid w:val="00C60BC1"/>
    <w:rsid w:val="00C6223C"/>
    <w:rsid w:val="00C634A0"/>
    <w:rsid w:val="00C7057E"/>
    <w:rsid w:val="00C706A6"/>
    <w:rsid w:val="00C72507"/>
    <w:rsid w:val="00C758F9"/>
    <w:rsid w:val="00C7675D"/>
    <w:rsid w:val="00C77235"/>
    <w:rsid w:val="00C777EC"/>
    <w:rsid w:val="00C81A31"/>
    <w:rsid w:val="00C83804"/>
    <w:rsid w:val="00C84A38"/>
    <w:rsid w:val="00C84F3E"/>
    <w:rsid w:val="00C87859"/>
    <w:rsid w:val="00C936CF"/>
    <w:rsid w:val="00C966E6"/>
    <w:rsid w:val="00C978B4"/>
    <w:rsid w:val="00CA191B"/>
    <w:rsid w:val="00CA302F"/>
    <w:rsid w:val="00CA51CE"/>
    <w:rsid w:val="00CA73FB"/>
    <w:rsid w:val="00CA76B3"/>
    <w:rsid w:val="00CB0722"/>
    <w:rsid w:val="00CB1E88"/>
    <w:rsid w:val="00CB3025"/>
    <w:rsid w:val="00CB34CA"/>
    <w:rsid w:val="00CC0B2B"/>
    <w:rsid w:val="00CC2A80"/>
    <w:rsid w:val="00CC48DC"/>
    <w:rsid w:val="00CC4DB1"/>
    <w:rsid w:val="00CC7379"/>
    <w:rsid w:val="00CD08CE"/>
    <w:rsid w:val="00CD1A6B"/>
    <w:rsid w:val="00CD53BF"/>
    <w:rsid w:val="00CE01EB"/>
    <w:rsid w:val="00CE0B3C"/>
    <w:rsid w:val="00CE16C3"/>
    <w:rsid w:val="00CE1E0D"/>
    <w:rsid w:val="00CF2015"/>
    <w:rsid w:val="00CF23E9"/>
    <w:rsid w:val="00CF321D"/>
    <w:rsid w:val="00CF5CB6"/>
    <w:rsid w:val="00D01692"/>
    <w:rsid w:val="00D016CF"/>
    <w:rsid w:val="00D02630"/>
    <w:rsid w:val="00D02805"/>
    <w:rsid w:val="00D05C3B"/>
    <w:rsid w:val="00D0667F"/>
    <w:rsid w:val="00D06EB6"/>
    <w:rsid w:val="00D126F4"/>
    <w:rsid w:val="00D12CDF"/>
    <w:rsid w:val="00D12D1C"/>
    <w:rsid w:val="00D14A65"/>
    <w:rsid w:val="00D21055"/>
    <w:rsid w:val="00D21343"/>
    <w:rsid w:val="00D219E3"/>
    <w:rsid w:val="00D222DD"/>
    <w:rsid w:val="00D24E2D"/>
    <w:rsid w:val="00D24F3C"/>
    <w:rsid w:val="00D255FE"/>
    <w:rsid w:val="00D321E7"/>
    <w:rsid w:val="00D35117"/>
    <w:rsid w:val="00D35586"/>
    <w:rsid w:val="00D35873"/>
    <w:rsid w:val="00D41317"/>
    <w:rsid w:val="00D41906"/>
    <w:rsid w:val="00D432B8"/>
    <w:rsid w:val="00D448A7"/>
    <w:rsid w:val="00D464D7"/>
    <w:rsid w:val="00D475EE"/>
    <w:rsid w:val="00D52473"/>
    <w:rsid w:val="00D53521"/>
    <w:rsid w:val="00D537E9"/>
    <w:rsid w:val="00D539E9"/>
    <w:rsid w:val="00D53CB4"/>
    <w:rsid w:val="00D56F7A"/>
    <w:rsid w:val="00D605FF"/>
    <w:rsid w:val="00D61399"/>
    <w:rsid w:val="00D62340"/>
    <w:rsid w:val="00D65C1E"/>
    <w:rsid w:val="00D65E5E"/>
    <w:rsid w:val="00D72C78"/>
    <w:rsid w:val="00D72EF0"/>
    <w:rsid w:val="00D76011"/>
    <w:rsid w:val="00D82DF7"/>
    <w:rsid w:val="00D85503"/>
    <w:rsid w:val="00D8732C"/>
    <w:rsid w:val="00D87AD6"/>
    <w:rsid w:val="00D87D7B"/>
    <w:rsid w:val="00D906E1"/>
    <w:rsid w:val="00D90D13"/>
    <w:rsid w:val="00D9282C"/>
    <w:rsid w:val="00D96EAC"/>
    <w:rsid w:val="00DA4B28"/>
    <w:rsid w:val="00DA5E8C"/>
    <w:rsid w:val="00DA6C22"/>
    <w:rsid w:val="00DA7302"/>
    <w:rsid w:val="00DB23B9"/>
    <w:rsid w:val="00DB4429"/>
    <w:rsid w:val="00DC12A2"/>
    <w:rsid w:val="00DC16FC"/>
    <w:rsid w:val="00DC1CAC"/>
    <w:rsid w:val="00DC3856"/>
    <w:rsid w:val="00DC4C76"/>
    <w:rsid w:val="00DC6F70"/>
    <w:rsid w:val="00DD3141"/>
    <w:rsid w:val="00DD320E"/>
    <w:rsid w:val="00DD4F98"/>
    <w:rsid w:val="00DD7B54"/>
    <w:rsid w:val="00DD7E57"/>
    <w:rsid w:val="00DE029F"/>
    <w:rsid w:val="00DE1B4F"/>
    <w:rsid w:val="00DE1FB9"/>
    <w:rsid w:val="00DE385E"/>
    <w:rsid w:val="00DE3FE7"/>
    <w:rsid w:val="00DE5399"/>
    <w:rsid w:val="00DE6022"/>
    <w:rsid w:val="00DF14F4"/>
    <w:rsid w:val="00DF242A"/>
    <w:rsid w:val="00DF48C5"/>
    <w:rsid w:val="00DF598B"/>
    <w:rsid w:val="00DF5CCD"/>
    <w:rsid w:val="00DF64AC"/>
    <w:rsid w:val="00DF7EA3"/>
    <w:rsid w:val="00E05490"/>
    <w:rsid w:val="00E165DC"/>
    <w:rsid w:val="00E16819"/>
    <w:rsid w:val="00E25AFD"/>
    <w:rsid w:val="00E274A1"/>
    <w:rsid w:val="00E30803"/>
    <w:rsid w:val="00E31000"/>
    <w:rsid w:val="00E33577"/>
    <w:rsid w:val="00E33D31"/>
    <w:rsid w:val="00E352C5"/>
    <w:rsid w:val="00E42E72"/>
    <w:rsid w:val="00E46DD8"/>
    <w:rsid w:val="00E472D6"/>
    <w:rsid w:val="00E5054B"/>
    <w:rsid w:val="00E50BF0"/>
    <w:rsid w:val="00E510BC"/>
    <w:rsid w:val="00E5126A"/>
    <w:rsid w:val="00E51E8E"/>
    <w:rsid w:val="00E55BC2"/>
    <w:rsid w:val="00E56014"/>
    <w:rsid w:val="00E5782B"/>
    <w:rsid w:val="00E579B9"/>
    <w:rsid w:val="00E6230A"/>
    <w:rsid w:val="00E64651"/>
    <w:rsid w:val="00E661A9"/>
    <w:rsid w:val="00E7157D"/>
    <w:rsid w:val="00E75236"/>
    <w:rsid w:val="00E75A28"/>
    <w:rsid w:val="00E7640D"/>
    <w:rsid w:val="00E76C68"/>
    <w:rsid w:val="00E77A97"/>
    <w:rsid w:val="00E81700"/>
    <w:rsid w:val="00E84FCF"/>
    <w:rsid w:val="00E85A8A"/>
    <w:rsid w:val="00E864F1"/>
    <w:rsid w:val="00E877C8"/>
    <w:rsid w:val="00E87F2B"/>
    <w:rsid w:val="00E90BDE"/>
    <w:rsid w:val="00E91268"/>
    <w:rsid w:val="00EA4C49"/>
    <w:rsid w:val="00EB13B8"/>
    <w:rsid w:val="00EB4E38"/>
    <w:rsid w:val="00EC2DB4"/>
    <w:rsid w:val="00EC2E54"/>
    <w:rsid w:val="00EC45BD"/>
    <w:rsid w:val="00EC642D"/>
    <w:rsid w:val="00ED0D4E"/>
    <w:rsid w:val="00ED10CB"/>
    <w:rsid w:val="00ED2A42"/>
    <w:rsid w:val="00ED2DCF"/>
    <w:rsid w:val="00ED6219"/>
    <w:rsid w:val="00ED6A13"/>
    <w:rsid w:val="00ED78AC"/>
    <w:rsid w:val="00EE25D5"/>
    <w:rsid w:val="00EE4BED"/>
    <w:rsid w:val="00EF0874"/>
    <w:rsid w:val="00EF0DFB"/>
    <w:rsid w:val="00EF2A96"/>
    <w:rsid w:val="00EF330E"/>
    <w:rsid w:val="00EF42A4"/>
    <w:rsid w:val="00EF4D85"/>
    <w:rsid w:val="00EF7697"/>
    <w:rsid w:val="00F0083A"/>
    <w:rsid w:val="00F02FF9"/>
    <w:rsid w:val="00F05239"/>
    <w:rsid w:val="00F10F9D"/>
    <w:rsid w:val="00F11C0C"/>
    <w:rsid w:val="00F1319F"/>
    <w:rsid w:val="00F13B7C"/>
    <w:rsid w:val="00F13DBF"/>
    <w:rsid w:val="00F147B0"/>
    <w:rsid w:val="00F148B7"/>
    <w:rsid w:val="00F16E35"/>
    <w:rsid w:val="00F17608"/>
    <w:rsid w:val="00F2010A"/>
    <w:rsid w:val="00F20852"/>
    <w:rsid w:val="00F20875"/>
    <w:rsid w:val="00F22A41"/>
    <w:rsid w:val="00F2569C"/>
    <w:rsid w:val="00F30097"/>
    <w:rsid w:val="00F30521"/>
    <w:rsid w:val="00F313A5"/>
    <w:rsid w:val="00F315F6"/>
    <w:rsid w:val="00F317DB"/>
    <w:rsid w:val="00F3210B"/>
    <w:rsid w:val="00F32458"/>
    <w:rsid w:val="00F33B7E"/>
    <w:rsid w:val="00F35C47"/>
    <w:rsid w:val="00F36FFC"/>
    <w:rsid w:val="00F4045A"/>
    <w:rsid w:val="00F40830"/>
    <w:rsid w:val="00F4251E"/>
    <w:rsid w:val="00F42B8A"/>
    <w:rsid w:val="00F43B12"/>
    <w:rsid w:val="00F43C62"/>
    <w:rsid w:val="00F45BBB"/>
    <w:rsid w:val="00F467E1"/>
    <w:rsid w:val="00F47190"/>
    <w:rsid w:val="00F47AFC"/>
    <w:rsid w:val="00F510BA"/>
    <w:rsid w:val="00F51C78"/>
    <w:rsid w:val="00F531B9"/>
    <w:rsid w:val="00F53EAD"/>
    <w:rsid w:val="00F55213"/>
    <w:rsid w:val="00F563AE"/>
    <w:rsid w:val="00F5736A"/>
    <w:rsid w:val="00F63669"/>
    <w:rsid w:val="00F6651C"/>
    <w:rsid w:val="00F67DA0"/>
    <w:rsid w:val="00F70046"/>
    <w:rsid w:val="00F7478A"/>
    <w:rsid w:val="00F750D3"/>
    <w:rsid w:val="00F77939"/>
    <w:rsid w:val="00F81B29"/>
    <w:rsid w:val="00F85B1F"/>
    <w:rsid w:val="00F85BBF"/>
    <w:rsid w:val="00F86F27"/>
    <w:rsid w:val="00F90149"/>
    <w:rsid w:val="00F95B42"/>
    <w:rsid w:val="00FA222E"/>
    <w:rsid w:val="00FA45B4"/>
    <w:rsid w:val="00FA4E95"/>
    <w:rsid w:val="00FA79EF"/>
    <w:rsid w:val="00FB3D9D"/>
    <w:rsid w:val="00FB493D"/>
    <w:rsid w:val="00FB6288"/>
    <w:rsid w:val="00FB7087"/>
    <w:rsid w:val="00FB796C"/>
    <w:rsid w:val="00FC3BC3"/>
    <w:rsid w:val="00FC4CB0"/>
    <w:rsid w:val="00FC5E4A"/>
    <w:rsid w:val="00FC6665"/>
    <w:rsid w:val="00FD065F"/>
    <w:rsid w:val="00FD1915"/>
    <w:rsid w:val="00FD1FE0"/>
    <w:rsid w:val="00FD3FED"/>
    <w:rsid w:val="00FD4617"/>
    <w:rsid w:val="00FE3B35"/>
    <w:rsid w:val="00FE3C42"/>
    <w:rsid w:val="00FE54BC"/>
    <w:rsid w:val="00FF7E56"/>
    <w:rsid w:val="0102120D"/>
    <w:rsid w:val="01ECCFD3"/>
    <w:rsid w:val="0266A4FA"/>
    <w:rsid w:val="0276FA72"/>
    <w:rsid w:val="0336B514"/>
    <w:rsid w:val="039034EB"/>
    <w:rsid w:val="03BCE153"/>
    <w:rsid w:val="03D76B7E"/>
    <w:rsid w:val="03DA8150"/>
    <w:rsid w:val="05168145"/>
    <w:rsid w:val="05FB59A4"/>
    <w:rsid w:val="0620C362"/>
    <w:rsid w:val="063620C0"/>
    <w:rsid w:val="067F9CF9"/>
    <w:rsid w:val="06B2DFCB"/>
    <w:rsid w:val="06EDC231"/>
    <w:rsid w:val="0879BCFD"/>
    <w:rsid w:val="08AB95BF"/>
    <w:rsid w:val="08B87B71"/>
    <w:rsid w:val="09219687"/>
    <w:rsid w:val="09A8884A"/>
    <w:rsid w:val="0A273FB4"/>
    <w:rsid w:val="0A8584E4"/>
    <w:rsid w:val="0AABF83E"/>
    <w:rsid w:val="0B14728F"/>
    <w:rsid w:val="0B656609"/>
    <w:rsid w:val="0B9CB2E5"/>
    <w:rsid w:val="0BAE4CE3"/>
    <w:rsid w:val="0C58AE1E"/>
    <w:rsid w:val="0CEECFBC"/>
    <w:rsid w:val="0D4CF0F4"/>
    <w:rsid w:val="0D5BDDF4"/>
    <w:rsid w:val="0D9F2562"/>
    <w:rsid w:val="0DC6756A"/>
    <w:rsid w:val="0E3EC1CA"/>
    <w:rsid w:val="0E4A6FAE"/>
    <w:rsid w:val="0E5421C5"/>
    <w:rsid w:val="0E95DF57"/>
    <w:rsid w:val="0F3E222F"/>
    <w:rsid w:val="0F3EB07A"/>
    <w:rsid w:val="0F5DE3FD"/>
    <w:rsid w:val="0F63AE89"/>
    <w:rsid w:val="0FB59653"/>
    <w:rsid w:val="105A23A7"/>
    <w:rsid w:val="1091DCAE"/>
    <w:rsid w:val="109AE80B"/>
    <w:rsid w:val="10E9B63A"/>
    <w:rsid w:val="1145988F"/>
    <w:rsid w:val="115CD4DA"/>
    <w:rsid w:val="11AB2928"/>
    <w:rsid w:val="128B8B5B"/>
    <w:rsid w:val="129393DB"/>
    <w:rsid w:val="12E1C8E1"/>
    <w:rsid w:val="12F9FEE9"/>
    <w:rsid w:val="138FBF18"/>
    <w:rsid w:val="13AF2700"/>
    <w:rsid w:val="14403996"/>
    <w:rsid w:val="145C86E6"/>
    <w:rsid w:val="14FB53EF"/>
    <w:rsid w:val="15041D83"/>
    <w:rsid w:val="15256DDE"/>
    <w:rsid w:val="156B36E9"/>
    <w:rsid w:val="15CC38C3"/>
    <w:rsid w:val="15CE17A2"/>
    <w:rsid w:val="15F0D27D"/>
    <w:rsid w:val="1652C762"/>
    <w:rsid w:val="1671C5FF"/>
    <w:rsid w:val="1672C69D"/>
    <w:rsid w:val="176082E6"/>
    <w:rsid w:val="17A2DC4B"/>
    <w:rsid w:val="17C83080"/>
    <w:rsid w:val="17D54BBA"/>
    <w:rsid w:val="18237A5A"/>
    <w:rsid w:val="1857F81C"/>
    <w:rsid w:val="188FD702"/>
    <w:rsid w:val="1903E31A"/>
    <w:rsid w:val="195D2F91"/>
    <w:rsid w:val="19A19477"/>
    <w:rsid w:val="19B215D7"/>
    <w:rsid w:val="1A70B956"/>
    <w:rsid w:val="1A9CA1DE"/>
    <w:rsid w:val="1AAD0698"/>
    <w:rsid w:val="1B11F7C9"/>
    <w:rsid w:val="1D8B52BE"/>
    <w:rsid w:val="1DC27320"/>
    <w:rsid w:val="1DD077BD"/>
    <w:rsid w:val="1DE3AD39"/>
    <w:rsid w:val="1E192878"/>
    <w:rsid w:val="1FD20F4F"/>
    <w:rsid w:val="2003BD2B"/>
    <w:rsid w:val="20632AF6"/>
    <w:rsid w:val="211B3957"/>
    <w:rsid w:val="226FE356"/>
    <w:rsid w:val="22A44301"/>
    <w:rsid w:val="22A6CCB4"/>
    <w:rsid w:val="22B21A31"/>
    <w:rsid w:val="2351DA6C"/>
    <w:rsid w:val="237E3331"/>
    <w:rsid w:val="239CAB6A"/>
    <w:rsid w:val="23EBB98B"/>
    <w:rsid w:val="240E3779"/>
    <w:rsid w:val="24C7A2C1"/>
    <w:rsid w:val="24CEBCCC"/>
    <w:rsid w:val="254D96F2"/>
    <w:rsid w:val="256AC001"/>
    <w:rsid w:val="25911B89"/>
    <w:rsid w:val="25AAD56F"/>
    <w:rsid w:val="25CFC082"/>
    <w:rsid w:val="268CA373"/>
    <w:rsid w:val="270FE455"/>
    <w:rsid w:val="27BF815D"/>
    <w:rsid w:val="28211AD4"/>
    <w:rsid w:val="286D816C"/>
    <w:rsid w:val="287D3C27"/>
    <w:rsid w:val="28A0D73A"/>
    <w:rsid w:val="28C3FF5F"/>
    <w:rsid w:val="293A1AC1"/>
    <w:rsid w:val="29A14305"/>
    <w:rsid w:val="2A4D8136"/>
    <w:rsid w:val="2AC0FB8A"/>
    <w:rsid w:val="2B4350CC"/>
    <w:rsid w:val="2B8A7EEB"/>
    <w:rsid w:val="2BBA2018"/>
    <w:rsid w:val="2C267DC4"/>
    <w:rsid w:val="2C912AD0"/>
    <w:rsid w:val="2CBD90DA"/>
    <w:rsid w:val="2D22F345"/>
    <w:rsid w:val="2D72F9AF"/>
    <w:rsid w:val="2D95AEA4"/>
    <w:rsid w:val="2E3CDCFF"/>
    <w:rsid w:val="2E5A1751"/>
    <w:rsid w:val="2EAEEC92"/>
    <w:rsid w:val="2ED48192"/>
    <w:rsid w:val="2F084F50"/>
    <w:rsid w:val="2F2672EE"/>
    <w:rsid w:val="2FCFE57B"/>
    <w:rsid w:val="2FF592A5"/>
    <w:rsid w:val="2FF801C7"/>
    <w:rsid w:val="3037BA38"/>
    <w:rsid w:val="315C1ABC"/>
    <w:rsid w:val="31BAFB0F"/>
    <w:rsid w:val="322C3172"/>
    <w:rsid w:val="325426F7"/>
    <w:rsid w:val="32890142"/>
    <w:rsid w:val="3297375C"/>
    <w:rsid w:val="32EBA83E"/>
    <w:rsid w:val="32F3F255"/>
    <w:rsid w:val="33132742"/>
    <w:rsid w:val="332C3841"/>
    <w:rsid w:val="33F51A8C"/>
    <w:rsid w:val="34326D6B"/>
    <w:rsid w:val="343CDC71"/>
    <w:rsid w:val="34AD75FE"/>
    <w:rsid w:val="3528D4D6"/>
    <w:rsid w:val="354296A9"/>
    <w:rsid w:val="3573E4FF"/>
    <w:rsid w:val="3589250B"/>
    <w:rsid w:val="35E0F375"/>
    <w:rsid w:val="35E45892"/>
    <w:rsid w:val="3618E3C6"/>
    <w:rsid w:val="363BC47B"/>
    <w:rsid w:val="36719C54"/>
    <w:rsid w:val="37D99A9C"/>
    <w:rsid w:val="3869C51C"/>
    <w:rsid w:val="38DB6764"/>
    <w:rsid w:val="391D135B"/>
    <w:rsid w:val="3935724D"/>
    <w:rsid w:val="39C3A29E"/>
    <w:rsid w:val="3AA33D90"/>
    <w:rsid w:val="3B0F88D4"/>
    <w:rsid w:val="3C03CA78"/>
    <w:rsid w:val="3C1F5598"/>
    <w:rsid w:val="3C51A7CF"/>
    <w:rsid w:val="3D30F9C4"/>
    <w:rsid w:val="3DA7DC66"/>
    <w:rsid w:val="3DE8B8CD"/>
    <w:rsid w:val="3E95BCB2"/>
    <w:rsid w:val="3EC1FD00"/>
    <w:rsid w:val="3F190620"/>
    <w:rsid w:val="3F334A61"/>
    <w:rsid w:val="3FA70031"/>
    <w:rsid w:val="407198DB"/>
    <w:rsid w:val="40E32964"/>
    <w:rsid w:val="4110F3E3"/>
    <w:rsid w:val="4137898F"/>
    <w:rsid w:val="41629FF5"/>
    <w:rsid w:val="4182ED5B"/>
    <w:rsid w:val="418C9D2E"/>
    <w:rsid w:val="41F2CB18"/>
    <w:rsid w:val="422B93BC"/>
    <w:rsid w:val="4236908C"/>
    <w:rsid w:val="426D3766"/>
    <w:rsid w:val="4333C7AF"/>
    <w:rsid w:val="433F05C2"/>
    <w:rsid w:val="43816C31"/>
    <w:rsid w:val="43E5B456"/>
    <w:rsid w:val="44262BC1"/>
    <w:rsid w:val="446A395C"/>
    <w:rsid w:val="455DD5EC"/>
    <w:rsid w:val="45745E03"/>
    <w:rsid w:val="45A10B9F"/>
    <w:rsid w:val="45EC6274"/>
    <w:rsid w:val="45EEFE3D"/>
    <w:rsid w:val="4620763A"/>
    <w:rsid w:val="465F3C4C"/>
    <w:rsid w:val="46826F1B"/>
    <w:rsid w:val="47A736C8"/>
    <w:rsid w:val="47AC5316"/>
    <w:rsid w:val="47B3E810"/>
    <w:rsid w:val="47D34C60"/>
    <w:rsid w:val="481D0BF3"/>
    <w:rsid w:val="492E4238"/>
    <w:rsid w:val="49AF24CE"/>
    <w:rsid w:val="49D9F9BA"/>
    <w:rsid w:val="4A0FE012"/>
    <w:rsid w:val="4A4C6BE3"/>
    <w:rsid w:val="4A5DD82B"/>
    <w:rsid w:val="4A8202E2"/>
    <w:rsid w:val="4B1EED56"/>
    <w:rsid w:val="4B679588"/>
    <w:rsid w:val="4B7A424E"/>
    <w:rsid w:val="4BFCC7FE"/>
    <w:rsid w:val="4C77164C"/>
    <w:rsid w:val="4C77E537"/>
    <w:rsid w:val="4C77F5E0"/>
    <w:rsid w:val="4DC4FF11"/>
    <w:rsid w:val="4E45D5B6"/>
    <w:rsid w:val="4E621A59"/>
    <w:rsid w:val="4F1F1C25"/>
    <w:rsid w:val="50631636"/>
    <w:rsid w:val="5230B801"/>
    <w:rsid w:val="5239A3B6"/>
    <w:rsid w:val="52D48324"/>
    <w:rsid w:val="535188E8"/>
    <w:rsid w:val="53527D94"/>
    <w:rsid w:val="536E5CCF"/>
    <w:rsid w:val="53CDE03D"/>
    <w:rsid w:val="53CF8550"/>
    <w:rsid w:val="5463F4C5"/>
    <w:rsid w:val="54664362"/>
    <w:rsid w:val="54A8660B"/>
    <w:rsid w:val="54D5E497"/>
    <w:rsid w:val="54FDBFF5"/>
    <w:rsid w:val="5504B850"/>
    <w:rsid w:val="55EDC610"/>
    <w:rsid w:val="55F75216"/>
    <w:rsid w:val="55F8CF01"/>
    <w:rsid w:val="569B29B2"/>
    <w:rsid w:val="56A7B5AF"/>
    <w:rsid w:val="56D95572"/>
    <w:rsid w:val="56F2B76F"/>
    <w:rsid w:val="57221253"/>
    <w:rsid w:val="5749DE0D"/>
    <w:rsid w:val="577EC006"/>
    <w:rsid w:val="57997DF3"/>
    <w:rsid w:val="57ABE916"/>
    <w:rsid w:val="5835EA7B"/>
    <w:rsid w:val="592F0872"/>
    <w:rsid w:val="593D6F47"/>
    <w:rsid w:val="5A56FEA9"/>
    <w:rsid w:val="5A5E9300"/>
    <w:rsid w:val="5AA69979"/>
    <w:rsid w:val="5AEAB1FC"/>
    <w:rsid w:val="5BF03D89"/>
    <w:rsid w:val="5BF381D6"/>
    <w:rsid w:val="5BFE22DB"/>
    <w:rsid w:val="5C16376E"/>
    <w:rsid w:val="5C39AA7E"/>
    <w:rsid w:val="5D957C8C"/>
    <w:rsid w:val="5DDF0AFF"/>
    <w:rsid w:val="5EE1FDB8"/>
    <w:rsid w:val="5F1D7F01"/>
    <w:rsid w:val="5F4EB2C4"/>
    <w:rsid w:val="5FFEB5E5"/>
    <w:rsid w:val="60307412"/>
    <w:rsid w:val="603506AB"/>
    <w:rsid w:val="60373444"/>
    <w:rsid w:val="6037B38A"/>
    <w:rsid w:val="605C4767"/>
    <w:rsid w:val="60C0FA85"/>
    <w:rsid w:val="60E87645"/>
    <w:rsid w:val="615CE83A"/>
    <w:rsid w:val="62907483"/>
    <w:rsid w:val="632556E1"/>
    <w:rsid w:val="63FEE483"/>
    <w:rsid w:val="64813A64"/>
    <w:rsid w:val="6490356E"/>
    <w:rsid w:val="64FCCE50"/>
    <w:rsid w:val="65BC943B"/>
    <w:rsid w:val="65FD3385"/>
    <w:rsid w:val="6653D3E6"/>
    <w:rsid w:val="67C539BE"/>
    <w:rsid w:val="68CBDEA1"/>
    <w:rsid w:val="69DFF850"/>
    <w:rsid w:val="69EF6A33"/>
    <w:rsid w:val="6A3E063F"/>
    <w:rsid w:val="6A4CCC06"/>
    <w:rsid w:val="6A50884B"/>
    <w:rsid w:val="6ACA9523"/>
    <w:rsid w:val="6ADAD888"/>
    <w:rsid w:val="6BADCEA6"/>
    <w:rsid w:val="6C8911B0"/>
    <w:rsid w:val="6D06691C"/>
    <w:rsid w:val="6DB88E83"/>
    <w:rsid w:val="6DBEE916"/>
    <w:rsid w:val="6DCC9AA8"/>
    <w:rsid w:val="6E389D45"/>
    <w:rsid w:val="6E7DE533"/>
    <w:rsid w:val="6E9D50A0"/>
    <w:rsid w:val="6EA73717"/>
    <w:rsid w:val="6FF96658"/>
    <w:rsid w:val="70246F43"/>
    <w:rsid w:val="702C135D"/>
    <w:rsid w:val="706E33B2"/>
    <w:rsid w:val="719301D1"/>
    <w:rsid w:val="71FDFDB7"/>
    <w:rsid w:val="72D2FB82"/>
    <w:rsid w:val="73131004"/>
    <w:rsid w:val="7365F4B1"/>
    <w:rsid w:val="7366E36C"/>
    <w:rsid w:val="73BB86DC"/>
    <w:rsid w:val="7461E48A"/>
    <w:rsid w:val="7575C9ED"/>
    <w:rsid w:val="75AA3F16"/>
    <w:rsid w:val="761D935C"/>
    <w:rsid w:val="7657F44C"/>
    <w:rsid w:val="768A058D"/>
    <w:rsid w:val="769AA00F"/>
    <w:rsid w:val="76EC81BE"/>
    <w:rsid w:val="76FB412B"/>
    <w:rsid w:val="7744FEE2"/>
    <w:rsid w:val="7760463B"/>
    <w:rsid w:val="78768B77"/>
    <w:rsid w:val="78E20A45"/>
    <w:rsid w:val="79209D79"/>
    <w:rsid w:val="793A9783"/>
    <w:rsid w:val="79521748"/>
    <w:rsid w:val="796A1098"/>
    <w:rsid w:val="79792F5E"/>
    <w:rsid w:val="7B793D49"/>
    <w:rsid w:val="7B7975F5"/>
    <w:rsid w:val="7D5FD6B5"/>
    <w:rsid w:val="7D79B4A6"/>
    <w:rsid w:val="7D95B0D5"/>
    <w:rsid w:val="7DFB2AD8"/>
    <w:rsid w:val="7E01DFF1"/>
    <w:rsid w:val="7E5BEAC2"/>
    <w:rsid w:val="7EF012C7"/>
    <w:rsid w:val="7F5C46E5"/>
    <w:rsid w:val="7F95CD81"/>
    <w:rsid w:val="7FFD2DE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C0855"/>
  <w15:docId w15:val="{3047A2F9-7FFA-4636-8FED-D55646DD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28A"/>
    <w:rPr>
      <w:rFonts w:ascii="Calibri" w:eastAsia="Calibri" w:hAnsi="Calibri" w:cs="Calibri"/>
    </w:rPr>
  </w:style>
  <w:style w:type="paragraph" w:styleId="Heading1">
    <w:name w:val="heading 1"/>
    <w:basedOn w:val="Normal"/>
    <w:link w:val="Heading1Char"/>
    <w:uiPriority w:val="9"/>
    <w:qFormat/>
    <w:pPr>
      <w:spacing w:before="121"/>
      <w:ind w:left="597" w:hanging="432"/>
      <w:outlineLvl w:val="0"/>
    </w:pPr>
    <w:rPr>
      <w:b/>
      <w:bCs/>
      <w:sz w:val="32"/>
      <w:szCs w:val="32"/>
    </w:rPr>
  </w:style>
  <w:style w:type="paragraph" w:styleId="Heading2">
    <w:name w:val="heading 2"/>
    <w:basedOn w:val="Normal"/>
    <w:link w:val="Heading2Char"/>
    <w:uiPriority w:val="9"/>
    <w:unhideWhenUsed/>
    <w:qFormat/>
    <w:pPr>
      <w:spacing w:before="22" w:line="391" w:lineRule="exact"/>
      <w:ind w:left="165"/>
      <w:outlineLvl w:val="1"/>
    </w:pPr>
    <w:rPr>
      <w:sz w:val="32"/>
      <w:szCs w:val="32"/>
    </w:rPr>
  </w:style>
  <w:style w:type="paragraph" w:styleId="Heading3">
    <w:name w:val="heading 3"/>
    <w:basedOn w:val="Normal"/>
    <w:next w:val="Normal"/>
    <w:link w:val="Heading3Char"/>
    <w:uiPriority w:val="9"/>
    <w:qFormat/>
    <w:rsid w:val="00FC5E4A"/>
    <w:pPr>
      <w:widowControl/>
      <w:autoSpaceDE/>
      <w:autoSpaceDN/>
      <w:spacing w:after="200" w:line="276" w:lineRule="auto"/>
      <w:ind w:left="720" w:hanging="720"/>
      <w:outlineLvl w:val="2"/>
    </w:pPr>
    <w:rPr>
      <w:rFonts w:cs="Times New Roman"/>
      <w:b/>
      <w:i/>
      <w:lang w:val="en-GB"/>
    </w:rPr>
  </w:style>
  <w:style w:type="paragraph" w:styleId="Heading4">
    <w:name w:val="heading 4"/>
    <w:basedOn w:val="Normal"/>
    <w:next w:val="Normal"/>
    <w:link w:val="Heading4Char"/>
    <w:uiPriority w:val="9"/>
    <w:semiHidden/>
    <w:unhideWhenUsed/>
    <w:qFormat/>
    <w:rsid w:val="00FC5E4A"/>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01"/>
      <w:ind w:left="604" w:hanging="439"/>
    </w:pPr>
  </w:style>
  <w:style w:type="paragraph" w:styleId="BodyText">
    <w:name w:val="Body Text"/>
    <w:basedOn w:val="Normal"/>
    <w:link w:val="BodyTextChar"/>
    <w:uiPriority w:val="1"/>
    <w:qFormat/>
    <w:pPr>
      <w:ind w:left="885" w:hanging="360"/>
    </w:pPr>
  </w:style>
  <w:style w:type="paragraph" w:styleId="Title">
    <w:name w:val="Title"/>
    <w:basedOn w:val="Normal"/>
    <w:uiPriority w:val="10"/>
    <w:qFormat/>
    <w:pPr>
      <w:ind w:right="439"/>
      <w:jc w:val="center"/>
    </w:pPr>
    <w:rPr>
      <w:b/>
      <w:bCs/>
      <w:sz w:val="56"/>
      <w:szCs w:val="56"/>
    </w:rPr>
  </w:style>
  <w:style w:type="paragraph" w:styleId="ListParagraph">
    <w:name w:val="List Paragraph"/>
    <w:basedOn w:val="Normal"/>
    <w:link w:val="ListParagraphChar"/>
    <w:uiPriority w:val="34"/>
    <w:qFormat/>
    <w:pPr>
      <w:ind w:left="885" w:hanging="360"/>
    </w:pPr>
  </w:style>
  <w:style w:type="paragraph" w:customStyle="1" w:styleId="TableParagraph">
    <w:name w:val="Table Paragraph"/>
    <w:basedOn w:val="Normal"/>
    <w:uiPriority w:val="1"/>
    <w:qFormat/>
    <w:pPr>
      <w:spacing w:line="268" w:lineRule="exact"/>
      <w:ind w:left="108"/>
    </w:pPr>
  </w:style>
  <w:style w:type="paragraph" w:styleId="Revision">
    <w:name w:val="Revision"/>
    <w:hidden/>
    <w:uiPriority w:val="99"/>
    <w:semiHidden/>
    <w:rsid w:val="00CE16C3"/>
    <w:pPr>
      <w:widowControl/>
      <w:autoSpaceDE/>
      <w:autoSpaceDN/>
    </w:pPr>
    <w:rPr>
      <w:rFonts w:ascii="Calibri" w:eastAsia="Calibri" w:hAnsi="Calibri" w:cs="Calibri"/>
    </w:rPr>
  </w:style>
  <w:style w:type="character" w:styleId="CommentReference">
    <w:name w:val="annotation reference"/>
    <w:basedOn w:val="DefaultParagraphFont"/>
    <w:uiPriority w:val="99"/>
    <w:semiHidden/>
    <w:unhideWhenUsed/>
    <w:rsid w:val="00777AE5"/>
    <w:rPr>
      <w:sz w:val="16"/>
      <w:szCs w:val="16"/>
    </w:rPr>
  </w:style>
  <w:style w:type="paragraph" w:styleId="CommentText">
    <w:name w:val="annotation text"/>
    <w:basedOn w:val="Normal"/>
    <w:link w:val="CommentTextChar"/>
    <w:uiPriority w:val="99"/>
    <w:unhideWhenUsed/>
    <w:rsid w:val="00777AE5"/>
    <w:rPr>
      <w:sz w:val="20"/>
      <w:szCs w:val="20"/>
    </w:rPr>
  </w:style>
  <w:style w:type="character" w:customStyle="1" w:styleId="CommentTextChar">
    <w:name w:val="Comment Text Char"/>
    <w:basedOn w:val="DefaultParagraphFont"/>
    <w:link w:val="CommentText"/>
    <w:uiPriority w:val="99"/>
    <w:rsid w:val="00777AE5"/>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77AE5"/>
    <w:rPr>
      <w:b/>
      <w:bCs/>
    </w:rPr>
  </w:style>
  <w:style w:type="character" w:customStyle="1" w:styleId="CommentSubjectChar">
    <w:name w:val="Comment Subject Char"/>
    <w:basedOn w:val="CommentTextChar"/>
    <w:link w:val="CommentSubject"/>
    <w:uiPriority w:val="99"/>
    <w:semiHidden/>
    <w:rsid w:val="00777AE5"/>
    <w:rPr>
      <w:rFonts w:ascii="Calibri" w:eastAsia="Calibri" w:hAnsi="Calibri" w:cs="Calibri"/>
      <w:b/>
      <w:bCs/>
      <w:sz w:val="20"/>
      <w:szCs w:val="20"/>
    </w:rPr>
  </w:style>
  <w:style w:type="character" w:customStyle="1" w:styleId="BodyTextChar">
    <w:name w:val="Body Text Char"/>
    <w:basedOn w:val="DefaultParagraphFont"/>
    <w:link w:val="BodyText"/>
    <w:uiPriority w:val="1"/>
    <w:rsid w:val="009C1ECB"/>
    <w:rPr>
      <w:rFonts w:ascii="Calibri" w:eastAsia="Calibri" w:hAnsi="Calibri" w:cs="Calibri"/>
    </w:rPr>
  </w:style>
  <w:style w:type="character" w:customStyle="1" w:styleId="Heading3Char">
    <w:name w:val="Heading 3 Char"/>
    <w:basedOn w:val="DefaultParagraphFont"/>
    <w:link w:val="Heading3"/>
    <w:uiPriority w:val="9"/>
    <w:rsid w:val="00FC5E4A"/>
    <w:rPr>
      <w:rFonts w:ascii="Calibri" w:eastAsia="Calibri" w:hAnsi="Calibri" w:cs="Times New Roman"/>
      <w:b/>
      <w:i/>
      <w:lang w:val="en-GB"/>
    </w:rPr>
  </w:style>
  <w:style w:type="character" w:customStyle="1" w:styleId="Heading4Char">
    <w:name w:val="Heading 4 Char"/>
    <w:basedOn w:val="DefaultParagraphFont"/>
    <w:link w:val="Heading4"/>
    <w:uiPriority w:val="9"/>
    <w:semiHidden/>
    <w:rsid w:val="00FC5E4A"/>
    <w:rPr>
      <w:rFonts w:asciiTheme="majorHAnsi" w:eastAsiaTheme="majorEastAsia" w:hAnsiTheme="majorHAnsi" w:cstheme="majorBidi"/>
      <w:i/>
      <w:iCs/>
      <w:color w:val="365F91" w:themeColor="accent1" w:themeShade="BF"/>
      <w:lang w:val="en-GB"/>
    </w:rPr>
  </w:style>
  <w:style w:type="character" w:customStyle="1" w:styleId="Heading1Char">
    <w:name w:val="Heading 1 Char"/>
    <w:basedOn w:val="DefaultParagraphFont"/>
    <w:link w:val="Heading1"/>
    <w:uiPriority w:val="9"/>
    <w:rsid w:val="00FC5E4A"/>
    <w:rPr>
      <w:rFonts w:ascii="Calibri" w:eastAsia="Calibri" w:hAnsi="Calibri" w:cs="Calibri"/>
      <w:b/>
      <w:bCs/>
      <w:sz w:val="32"/>
      <w:szCs w:val="32"/>
    </w:rPr>
  </w:style>
  <w:style w:type="character" w:customStyle="1" w:styleId="Heading2Char">
    <w:name w:val="Heading 2 Char"/>
    <w:basedOn w:val="DefaultParagraphFont"/>
    <w:link w:val="Heading2"/>
    <w:uiPriority w:val="9"/>
    <w:rsid w:val="00FC5E4A"/>
    <w:rPr>
      <w:rFonts w:ascii="Calibri" w:eastAsia="Calibri" w:hAnsi="Calibri" w:cs="Calibri"/>
      <w:sz w:val="32"/>
      <w:szCs w:val="32"/>
    </w:rPr>
  </w:style>
  <w:style w:type="paragraph" w:styleId="Header">
    <w:name w:val="header"/>
    <w:basedOn w:val="Normal"/>
    <w:link w:val="HeaderChar"/>
    <w:uiPriority w:val="99"/>
    <w:unhideWhenUsed/>
    <w:rsid w:val="00FC5E4A"/>
    <w:pPr>
      <w:widowControl/>
      <w:tabs>
        <w:tab w:val="center" w:pos="4536"/>
        <w:tab w:val="right" w:pos="9072"/>
      </w:tabs>
      <w:autoSpaceDE/>
      <w:autoSpaceDN/>
      <w:spacing w:after="200" w:line="276" w:lineRule="auto"/>
    </w:pPr>
    <w:rPr>
      <w:rFonts w:cs="Times New Roman"/>
      <w:lang w:val="en-GB"/>
    </w:rPr>
  </w:style>
  <w:style w:type="character" w:customStyle="1" w:styleId="HeaderChar">
    <w:name w:val="Header Char"/>
    <w:basedOn w:val="DefaultParagraphFont"/>
    <w:link w:val="Header"/>
    <w:uiPriority w:val="99"/>
    <w:rsid w:val="00FC5E4A"/>
    <w:rPr>
      <w:rFonts w:ascii="Calibri" w:eastAsia="Calibri" w:hAnsi="Calibri" w:cs="Times New Roman"/>
      <w:lang w:val="en-GB"/>
    </w:rPr>
  </w:style>
  <w:style w:type="paragraph" w:styleId="Footer">
    <w:name w:val="footer"/>
    <w:basedOn w:val="Normal"/>
    <w:link w:val="FooterChar"/>
    <w:uiPriority w:val="99"/>
    <w:unhideWhenUsed/>
    <w:rsid w:val="00FC5E4A"/>
    <w:pPr>
      <w:widowControl/>
      <w:tabs>
        <w:tab w:val="center" w:pos="4536"/>
        <w:tab w:val="right" w:pos="9072"/>
      </w:tabs>
      <w:autoSpaceDE/>
      <w:autoSpaceDN/>
      <w:spacing w:after="200" w:line="276" w:lineRule="auto"/>
    </w:pPr>
    <w:rPr>
      <w:rFonts w:cs="Times New Roman"/>
      <w:lang w:val="en-GB"/>
    </w:rPr>
  </w:style>
  <w:style w:type="character" w:customStyle="1" w:styleId="FooterChar">
    <w:name w:val="Footer Char"/>
    <w:basedOn w:val="DefaultParagraphFont"/>
    <w:link w:val="Footer"/>
    <w:uiPriority w:val="99"/>
    <w:rsid w:val="00FC5E4A"/>
    <w:rPr>
      <w:rFonts w:ascii="Calibri" w:eastAsia="Calibri" w:hAnsi="Calibri" w:cs="Times New Roman"/>
      <w:lang w:val="en-GB"/>
    </w:rPr>
  </w:style>
  <w:style w:type="character" w:styleId="Hyperlink">
    <w:name w:val="Hyperlink"/>
    <w:uiPriority w:val="99"/>
    <w:unhideWhenUsed/>
    <w:rsid w:val="00FC5E4A"/>
    <w:rPr>
      <w:color w:val="0000FF"/>
      <w:u w:val="single"/>
      <w:lang w:val="en-GB"/>
    </w:rPr>
  </w:style>
  <w:style w:type="paragraph" w:styleId="TOC2">
    <w:name w:val="toc 2"/>
    <w:basedOn w:val="Normal"/>
    <w:next w:val="Normal"/>
    <w:autoRedefine/>
    <w:uiPriority w:val="39"/>
    <w:unhideWhenUsed/>
    <w:rsid w:val="00FC5E4A"/>
    <w:pPr>
      <w:widowControl/>
      <w:autoSpaceDE/>
      <w:autoSpaceDN/>
      <w:spacing w:line="276" w:lineRule="auto"/>
      <w:ind w:left="220"/>
    </w:pPr>
    <w:rPr>
      <w:rFonts w:cs="Times New Roman"/>
      <w:smallCaps/>
      <w:sz w:val="20"/>
      <w:szCs w:val="20"/>
      <w:lang w:val="en-GB"/>
    </w:rPr>
  </w:style>
  <w:style w:type="character" w:styleId="UnresolvedMention">
    <w:name w:val="Unresolved Mention"/>
    <w:basedOn w:val="DefaultParagraphFont"/>
    <w:uiPriority w:val="99"/>
    <w:semiHidden/>
    <w:unhideWhenUsed/>
    <w:rsid w:val="00FC5E4A"/>
    <w:rPr>
      <w:color w:val="605E5C"/>
      <w:shd w:val="clear" w:color="auto" w:fill="E1DFDD"/>
    </w:rPr>
  </w:style>
  <w:style w:type="table" w:styleId="TableGrid">
    <w:name w:val="Table Grid"/>
    <w:basedOn w:val="TableNormal"/>
    <w:uiPriority w:val="59"/>
    <w:rsid w:val="00FC5E4A"/>
    <w:pPr>
      <w:widowControl/>
      <w:autoSpaceDE/>
      <w:autoSpaceDN/>
    </w:pPr>
    <w:rPr>
      <w:kern w:val="2"/>
      <w:sz w:val="24"/>
      <w:szCs w:val="24"/>
      <w:lang w:val="en-NZ"/>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C5E4A"/>
    <w:pPr>
      <w:widowControl/>
      <w:autoSpaceDE/>
      <w:autoSpaceDN/>
    </w:pPr>
    <w:rPr>
      <w:rFonts w:eastAsiaTheme="minorEastAsia"/>
    </w:rPr>
  </w:style>
  <w:style w:type="character" w:customStyle="1" w:styleId="NoSpacingChar">
    <w:name w:val="No Spacing Char"/>
    <w:basedOn w:val="DefaultParagraphFont"/>
    <w:link w:val="NoSpacing"/>
    <w:uiPriority w:val="1"/>
    <w:rsid w:val="00FC5E4A"/>
    <w:rPr>
      <w:rFonts w:eastAsiaTheme="minorEastAsia"/>
    </w:rPr>
  </w:style>
  <w:style w:type="character" w:customStyle="1" w:styleId="ListParagraphChar">
    <w:name w:val="List Paragraph Char"/>
    <w:basedOn w:val="DefaultParagraphFont"/>
    <w:link w:val="ListParagraph"/>
    <w:uiPriority w:val="34"/>
    <w:rsid w:val="00FC5E4A"/>
    <w:rPr>
      <w:rFonts w:ascii="Calibri" w:eastAsia="Calibri" w:hAnsi="Calibri" w:cs="Calibri"/>
    </w:rPr>
  </w:style>
  <w:style w:type="character" w:customStyle="1" w:styleId="markedcontent">
    <w:name w:val="markedcontent"/>
    <w:basedOn w:val="DefaultParagraphFont"/>
    <w:rsid w:val="00FC5E4A"/>
  </w:style>
  <w:style w:type="paragraph" w:styleId="NormalWeb">
    <w:name w:val="Normal (Web)"/>
    <w:basedOn w:val="Normal"/>
    <w:uiPriority w:val="99"/>
    <w:unhideWhenUsed/>
    <w:rsid w:val="00FC5E4A"/>
    <w:pPr>
      <w:widowControl/>
      <w:autoSpaceDE/>
      <w:autoSpaceDN/>
      <w:spacing w:before="100" w:beforeAutospacing="1" w:after="100" w:afterAutospacing="1"/>
    </w:pPr>
    <w:rPr>
      <w:rFonts w:ascii="Times New Roman" w:eastAsia="Times New Roman" w:hAnsi="Times New Roman" w:cs="Times New Roman"/>
      <w:sz w:val="24"/>
      <w:szCs w:val="24"/>
      <w:lang w:val="en-NZ" w:eastAsia="en-NZ"/>
    </w:rPr>
  </w:style>
  <w:style w:type="paragraph" w:customStyle="1" w:styleId="Blockquote">
    <w:name w:val="Blockquote"/>
    <w:basedOn w:val="Normal"/>
    <w:rsid w:val="00FC5E4A"/>
    <w:pPr>
      <w:autoSpaceDE/>
      <w:autoSpaceDN/>
      <w:spacing w:before="100" w:after="100"/>
      <w:ind w:left="360" w:right="360"/>
    </w:pPr>
    <w:rPr>
      <w:rFonts w:ascii="Times New Roman" w:eastAsia="Times New Roman" w:hAnsi="Times New Roman" w:cs="Times New Roman"/>
      <w:snapToGrid w:val="0"/>
      <w:sz w:val="24"/>
      <w:szCs w:val="20"/>
      <w:lang w:val="en-GB"/>
    </w:rPr>
  </w:style>
  <w:style w:type="character" w:styleId="Mention">
    <w:name w:val="Mention"/>
    <w:basedOn w:val="DefaultParagraphFont"/>
    <w:uiPriority w:val="99"/>
    <w:unhideWhenUsed/>
    <w:rsid w:val="00415D2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70CAB-CDE8-4FE0-9181-58AA075E4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5370</Words>
  <Characters>28087</Characters>
  <Application>Microsoft Office Word</Application>
  <DocSecurity>0</DocSecurity>
  <Lines>610</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SThomson</dc:creator>
  <cp:keywords/>
  <cp:lastModifiedBy>Ann-louise Anderson</cp:lastModifiedBy>
  <cp:revision>3</cp:revision>
  <dcterms:created xsi:type="dcterms:W3CDTF">2025-10-06T22:45:00Z</dcterms:created>
  <dcterms:modified xsi:type="dcterms:W3CDTF">2025-12-04T02:24:00Z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2022-08-03T00:00:00Z</vt:filetime>
  </property>
  <property fmtid="{D5CDD505-2E9C-101B-9397-08002B2CF9AE}" pid="3" name="Creator">
    <vt:lpwstr>Microsoft® Word for Microsoft 365</vt:lpwstr>
  </property>
  <property fmtid="{D5CDD505-2E9C-101B-9397-08002B2CF9AE}" pid="4" name="LastSaved">
    <vt:filetime>2025-05-19T00:00:00Z</vt:filetime>
  </property>
  <property fmtid="{D5CDD505-2E9C-101B-9397-08002B2CF9AE}" pid="5" name="Producer">
    <vt:lpwstr>Microsoft® Word for Microsoft 365</vt:lpwstr>
  </property>
  <property fmtid="{D5CDD505-2E9C-101B-9397-08002B2CF9AE}" pid="6" name="GrammarlyDocumentId">
    <vt:lpwstr>76437b9a-fc8d-4499-9ab1-bb99de0fcfe0</vt:lpwstr>
  </property>
</Properties>
</file>